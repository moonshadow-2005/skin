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1BFE" w14:textId="77777777" w:rsidR="00CF7B97" w:rsidRDefault="00000000">
      <w:pPr>
        <w:jc w:val="center"/>
        <w:rPr>
          <w:rFonts w:ascii="Calibri" w:hAnsi="Calibri" w:cs="Calibri"/>
          <w:b/>
          <w:bCs/>
          <w:sz w:val="24"/>
          <w:szCs w:val="24"/>
        </w:rPr>
      </w:pPr>
      <w:r>
        <w:rPr>
          <w:rFonts w:ascii="Calibri" w:hAnsi="Calibri" w:cs="Calibri"/>
          <w:b/>
          <w:bCs/>
          <w:sz w:val="24"/>
          <w:szCs w:val="24"/>
        </w:rPr>
        <w:t>Introduction</w:t>
      </w:r>
    </w:p>
    <w:p w14:paraId="0F0E01DF" w14:textId="77777777" w:rsidR="00CF7B97" w:rsidRDefault="00000000">
      <w:pPr>
        <w:ind w:firstLineChars="150" w:firstLine="360"/>
        <w:rPr>
          <w:rFonts w:ascii="Calibri" w:hAnsi="Calibri" w:cs="Calibri"/>
          <w:sz w:val="24"/>
          <w:szCs w:val="24"/>
        </w:rPr>
      </w:pPr>
      <w:r>
        <w:rPr>
          <w:rFonts w:ascii="Calibri" w:hAnsi="Calibri" w:cs="Calibri"/>
          <w:sz w:val="24"/>
          <w:szCs w:val="24"/>
        </w:rPr>
        <w:t>Keloids, as the typical cutaneous pathological scars, serve as the hub connecting soft tissue fibrosis and tumors</w:t>
      </w:r>
      <w:r>
        <w:rPr>
          <w:rStyle w:val="aa"/>
          <w:rFonts w:ascii="Calibri" w:hAnsi="Calibri" w:cs="Calibri"/>
          <w:sz w:val="24"/>
          <w:szCs w:val="24"/>
        </w:rPr>
        <w:endnoteReference w:id="1"/>
      </w:r>
      <w:r>
        <w:rPr>
          <w:rFonts w:ascii="Calibri" w:hAnsi="Calibri" w:cs="Calibri"/>
          <w:sz w:val="24"/>
          <w:szCs w:val="24"/>
        </w:rPr>
        <w:t>. On the one hand, the histological features of excessive connective tissue deposition in the reticular dermis confined keloids within fibrotic disease</w:t>
      </w:r>
      <w:r>
        <w:rPr>
          <w:rStyle w:val="aa"/>
          <w:rFonts w:ascii="Calibri" w:hAnsi="Calibri" w:cs="Calibri"/>
          <w:sz w:val="24"/>
          <w:szCs w:val="24"/>
        </w:rPr>
        <w:endnoteReference w:id="2"/>
      </w:r>
      <w:r>
        <w:rPr>
          <w:rFonts w:ascii="Calibri" w:hAnsi="Calibri" w:cs="Calibri"/>
          <w:sz w:val="24"/>
          <w:szCs w:val="24"/>
        </w:rPr>
        <w:t>; while on the other hand, their quasi-neoplastic behaviors such as the lifelong aggressive invasion into the adjacent healthy skin beyond initial injury/infection and frequent post-therapeutic recurrence highlight keloids as the most severe type of fibroproliferative conditions</w:t>
      </w:r>
      <w:r>
        <w:rPr>
          <w:rFonts w:ascii="Calibri" w:hAnsi="Calibri" w:cs="Calibri"/>
          <w:sz w:val="24"/>
          <w:szCs w:val="24"/>
          <w:vertAlign w:val="superscript"/>
        </w:rPr>
        <w:t>1</w:t>
      </w:r>
      <w:r>
        <w:rPr>
          <w:rFonts w:ascii="Calibri" w:hAnsi="Calibri" w:cs="Calibri"/>
          <w:sz w:val="24"/>
          <w:szCs w:val="24"/>
        </w:rPr>
        <w:t>, with the only differences from cancers in having no atypia or intrinsic metastasis. Specifically, keloid invasion is closely related to local mechanics, as supported by the fundamental explorations in mechanobiological mechanisms (e.g. mechanoresponsive gene of asporin</w:t>
      </w:r>
      <w:r>
        <w:rPr>
          <w:rStyle w:val="aa"/>
          <w:rFonts w:ascii="Calibri" w:hAnsi="Calibri" w:cs="Calibri"/>
          <w:sz w:val="24"/>
          <w:szCs w:val="24"/>
        </w:rPr>
        <w:endnoteReference w:id="3"/>
      </w:r>
      <w:r>
        <w:rPr>
          <w:rFonts w:ascii="Calibri" w:hAnsi="Calibri" w:cs="Calibri"/>
          <w:sz w:val="24"/>
          <w:szCs w:val="24"/>
        </w:rPr>
        <w:t xml:space="preserve"> and mechanosignaling of Wnt/β-catenin</w:t>
      </w:r>
      <w:r>
        <w:rPr>
          <w:rStyle w:val="aa"/>
          <w:rFonts w:ascii="Calibri" w:hAnsi="Calibri" w:cs="Calibri"/>
          <w:sz w:val="24"/>
          <w:szCs w:val="24"/>
        </w:rPr>
        <w:endnoteReference w:id="4"/>
      </w:r>
      <w:r>
        <w:rPr>
          <w:rFonts w:ascii="Calibri" w:hAnsi="Calibri" w:cs="Calibri"/>
          <w:sz w:val="24"/>
          <w:szCs w:val="24"/>
        </w:rPr>
        <w:t>) and clinical effectiveness of serial tension-releasing mechanotherapeutic strategies</w:t>
      </w:r>
      <w:r>
        <w:rPr>
          <w:rStyle w:val="aa"/>
          <w:rFonts w:ascii="Calibri" w:hAnsi="Calibri" w:cs="Calibri"/>
          <w:sz w:val="24"/>
          <w:szCs w:val="24"/>
        </w:rPr>
        <w:endnoteReference w:id="5"/>
      </w:r>
      <w:r>
        <w:rPr>
          <w:rFonts w:ascii="Calibri" w:hAnsi="Calibri" w:cs="Calibri"/>
          <w:sz w:val="24"/>
          <w:szCs w:val="24"/>
        </w:rPr>
        <w:t xml:space="preserve"> (e.g. incision with minimized tension</w:t>
      </w:r>
      <w:r>
        <w:rPr>
          <w:rStyle w:val="aa"/>
          <w:rFonts w:ascii="Calibri" w:hAnsi="Calibri" w:cs="Calibri"/>
          <w:sz w:val="24"/>
          <w:szCs w:val="24"/>
        </w:rPr>
        <w:endnoteReference w:id="6"/>
      </w:r>
      <w:r>
        <w:rPr>
          <w:rFonts w:ascii="Calibri" w:hAnsi="Calibri" w:cs="Calibri"/>
          <w:sz w:val="24"/>
          <w:szCs w:val="24"/>
        </w:rPr>
        <w:t xml:space="preserve"> and square-flap surgery</w:t>
      </w:r>
      <w:r>
        <w:rPr>
          <w:rStyle w:val="aa"/>
          <w:rFonts w:ascii="Calibri" w:hAnsi="Calibri" w:cs="Calibri"/>
          <w:sz w:val="24"/>
          <w:szCs w:val="24"/>
        </w:rPr>
        <w:endnoteReference w:id="7"/>
      </w:r>
      <w:r>
        <w:rPr>
          <w:rFonts w:ascii="Calibri" w:hAnsi="Calibri" w:cs="Calibri"/>
          <w:sz w:val="24"/>
          <w:szCs w:val="24"/>
        </w:rPr>
        <w:t>). Thus, to trace dynamic changes thereby discovering rules behind keloid local invasion in response to real mechanical scenarios</w:t>
      </w:r>
      <w:r>
        <w:rPr>
          <w:rFonts w:ascii="Calibri" w:hAnsi="Calibri" w:cs="Calibri"/>
          <w:i/>
          <w:iCs/>
          <w:sz w:val="24"/>
          <w:szCs w:val="24"/>
        </w:rPr>
        <w:t xml:space="preserve"> in vivo </w:t>
      </w:r>
      <w:r>
        <w:rPr>
          <w:rFonts w:ascii="Calibri" w:hAnsi="Calibri" w:cs="Calibri"/>
          <w:sz w:val="24"/>
          <w:szCs w:val="24"/>
        </w:rPr>
        <w:t>will benefit both fibrosis and cancer fields.</w:t>
      </w:r>
    </w:p>
    <w:p w14:paraId="39C88AD3" w14:textId="77777777" w:rsidR="00CF7B97" w:rsidRDefault="00000000">
      <w:pPr>
        <w:ind w:firstLineChars="150" w:firstLine="360"/>
        <w:rPr>
          <w:rFonts w:ascii="Calibri" w:hAnsi="Calibri" w:cs="Calibri"/>
          <w:sz w:val="24"/>
          <w:szCs w:val="24"/>
        </w:rPr>
      </w:pPr>
      <w:r>
        <w:rPr>
          <w:rFonts w:ascii="Calibri" w:hAnsi="Calibri" w:cs="Calibri"/>
          <w:sz w:val="24"/>
          <w:szCs w:val="24"/>
        </w:rPr>
        <w:t>Until now, the etiology of keloidogensis remains unclear and the therapeutic effect</w:t>
      </w:r>
      <w:r>
        <w:rPr>
          <w:rFonts w:ascii="Calibri" w:hAnsi="Calibri" w:cs="Calibri"/>
          <w:sz w:val="24"/>
          <w:szCs w:val="24"/>
          <w:lang w:val="en"/>
        </w:rPr>
        <w:t>s remain</w:t>
      </w:r>
      <w:r>
        <w:rPr>
          <w:rFonts w:ascii="Calibri" w:hAnsi="Calibri" w:cs="Calibri"/>
          <w:sz w:val="24"/>
          <w:szCs w:val="24"/>
        </w:rPr>
        <w:t xml:space="preserve"> limited</w:t>
      </w:r>
      <w:r>
        <w:rPr>
          <w:rFonts w:ascii="Calibri" w:hAnsi="Calibri" w:cs="Calibri"/>
          <w:sz w:val="24"/>
          <w:szCs w:val="24"/>
          <w:lang w:val="en"/>
        </w:rPr>
        <w:t>. Thus, there is a surging</w:t>
      </w:r>
      <w:r>
        <w:rPr>
          <w:rFonts w:ascii="Calibri" w:hAnsi="Calibri" w:cs="Calibri"/>
          <w:sz w:val="24"/>
          <w:szCs w:val="24"/>
        </w:rPr>
        <w:t xml:space="preserve"> demand for ealy diagnoses of its initiation/recurrence and </w:t>
      </w:r>
      <w:r>
        <w:rPr>
          <w:rFonts w:ascii="Calibri" w:hAnsi="Calibri" w:cs="Calibri"/>
          <w:sz w:val="24"/>
          <w:szCs w:val="24"/>
          <w:lang w:val="en"/>
        </w:rPr>
        <w:t>progression</w:t>
      </w:r>
      <w:r>
        <w:rPr>
          <w:rFonts w:ascii="Calibri" w:hAnsi="Calibri" w:cs="Calibri"/>
          <w:sz w:val="24"/>
          <w:szCs w:val="24"/>
        </w:rPr>
        <w:t>, aiming at early, sensitive, accurate, repeatable and traumaless local diagnostic indices. Unfortunately, the available evaluation of keloidgoenesis currently are still confined within unfocused all-inclusive methods, such as 1) static and morphological gradings of keloid size, shape and erythema, as well as 2) the subjective symptom scores in varied scales</w:t>
      </w:r>
      <w:r>
        <w:rPr>
          <w:rStyle w:val="aa"/>
          <w:rFonts w:ascii="Calibri" w:hAnsi="Calibri" w:cs="Calibri"/>
          <w:sz w:val="24"/>
          <w:szCs w:val="24"/>
        </w:rPr>
        <w:endnoteReference w:id="8"/>
      </w:r>
      <w:r>
        <w:rPr>
          <w:rFonts w:ascii="Calibri" w:hAnsi="Calibri" w:cs="Calibri"/>
          <w:sz w:val="24"/>
          <w:szCs w:val="24"/>
        </w:rPr>
        <w:t xml:space="preserve"> [e.g. Vancouver scar scale (VSS), Patient and observer scar assessment scale (POSAS), and Japan scar workshop (JSW) scar scale (JSS)</w:t>
      </w:r>
      <w:r>
        <w:rPr>
          <w:rStyle w:val="aa"/>
          <w:rFonts w:ascii="Calibri" w:hAnsi="Calibri" w:cs="Calibri"/>
          <w:sz w:val="24"/>
          <w:szCs w:val="24"/>
        </w:rPr>
        <w:endnoteReference w:id="9"/>
      </w:r>
      <w:r>
        <w:rPr>
          <w:rFonts w:ascii="Calibri" w:hAnsi="Calibri" w:cs="Calibri"/>
          <w:sz w:val="24"/>
          <w:szCs w:val="24"/>
        </w:rPr>
        <w:t>], the results of which can only be verified by the post-surgical histological reports and can hardly meet the clinical requirements during the life-long invasion. Specifically, traditional quantitative diagnosis in other disease models focusing on dose-effect relationship and threshold assessments are difficult to implement during keloidogenesis, because the disease grading and staging in keloids are unattainable. Actually,</w:t>
      </w:r>
      <w:r>
        <w:rPr>
          <w:rFonts w:ascii="Calibri" w:hAnsi="Calibri" w:cs="Calibri"/>
          <w:sz w:val="24"/>
          <w:szCs w:val="24"/>
          <w:lang w:val="en"/>
        </w:rPr>
        <w:t xml:space="preserve"> </w:t>
      </w:r>
      <w:r>
        <w:rPr>
          <w:rFonts w:ascii="Calibri" w:hAnsi="Calibri" w:cs="Calibri"/>
          <w:sz w:val="24"/>
          <w:szCs w:val="24"/>
        </w:rPr>
        <w:t>t</w:t>
      </w:r>
      <w:r>
        <w:rPr>
          <w:rFonts w:ascii="Calibri" w:hAnsi="Calibri" w:cs="Calibri"/>
          <w:sz w:val="24"/>
          <w:szCs w:val="24"/>
          <w:lang w:val="en"/>
        </w:rPr>
        <w:t xml:space="preserve">he challenge </w:t>
      </w:r>
      <w:r>
        <w:rPr>
          <w:rFonts w:ascii="Calibri" w:hAnsi="Calibri" w:cs="Calibri"/>
          <w:sz w:val="24"/>
          <w:szCs w:val="24"/>
        </w:rPr>
        <w:t>lies in</w:t>
      </w:r>
      <w:r>
        <w:rPr>
          <w:rFonts w:ascii="Calibri" w:hAnsi="Calibri" w:cs="Calibri"/>
          <w:sz w:val="24"/>
          <w:szCs w:val="24"/>
          <w:lang w:val="en"/>
        </w:rPr>
        <w:t xml:space="preserve"> that</w:t>
      </w:r>
      <w:r>
        <w:rPr>
          <w:rFonts w:ascii="Calibri" w:hAnsi="Calibri" w:cs="Calibri"/>
          <w:sz w:val="24"/>
          <w:szCs w:val="24"/>
        </w:rPr>
        <w:t xml:space="preserve"> the local invasions with minute externalized changes in the surface of skin during keloidogensis can hardly be arrested by traditional assessments such as systemic blood sampling, deep radiological evaluations, rough superficial soft tissue ultrasound examinations, or late histological testings. Thus, a novel diagnostic system form scratch out of the available clinical evidences for ealy diagnostic indices is in thirsty need for intricate quantifications to monitor and analyze the keloid local invasion in a non-invasive, sensitive, dynamic, real-time, customized, and self-verifiable style.</w:t>
      </w:r>
    </w:p>
    <w:p w14:paraId="56743B95" w14:textId="77777777" w:rsidR="00CF7B97" w:rsidRDefault="00000000">
      <w:pPr>
        <w:ind w:firstLineChars="200" w:firstLine="480"/>
        <w:rPr>
          <w:rFonts w:ascii="Calibri" w:hAnsi="Calibri" w:cs="Calibri"/>
          <w:sz w:val="24"/>
          <w:szCs w:val="24"/>
        </w:rPr>
      </w:pPr>
      <w:r>
        <w:rPr>
          <w:rFonts w:ascii="Calibri" w:hAnsi="Calibri" w:cs="Calibri" w:hint="eastAsia"/>
          <w:sz w:val="24"/>
          <w:szCs w:val="24"/>
          <w:highlight w:val="cyan"/>
        </w:rPr>
        <w:t>A</w:t>
      </w:r>
      <w:r>
        <w:rPr>
          <w:rFonts w:ascii="Calibri" w:hAnsi="Calibri" w:cs="Calibri"/>
          <w:sz w:val="24"/>
          <w:szCs w:val="24"/>
          <w:highlight w:val="cyan"/>
        </w:rPr>
        <w:t xml:space="preserve">ccording to the dynamic clinical obervations, </w:t>
      </w:r>
      <w:r>
        <w:rPr>
          <w:rFonts w:ascii="Calibri" w:hAnsi="Calibri" w:cs="Calibri"/>
          <w:sz w:val="24"/>
          <w:szCs w:val="24"/>
          <w:highlight w:val="cyan"/>
          <w:lang w:val="en"/>
        </w:rPr>
        <w:t xml:space="preserve">we </w:t>
      </w:r>
      <w:r>
        <w:rPr>
          <w:rFonts w:ascii="Calibri" w:hAnsi="Calibri" w:cs="Calibri"/>
          <w:sz w:val="24"/>
          <w:szCs w:val="24"/>
          <w:highlight w:val="cyan"/>
        </w:rPr>
        <w:t>noticed that</w:t>
      </w:r>
      <w:r>
        <w:rPr>
          <w:rFonts w:ascii="Calibri" w:hAnsi="Calibri" w:cs="Calibri"/>
          <w:sz w:val="24"/>
          <w:szCs w:val="24"/>
          <w:highlight w:val="cyan"/>
          <w:lang w:val="en"/>
        </w:rPr>
        <w:t xml:space="preserve"> during</w:t>
      </w:r>
      <w:r>
        <w:rPr>
          <w:rFonts w:ascii="Calibri" w:hAnsi="Calibri" w:cs="Calibri" w:hint="eastAsia"/>
          <w:sz w:val="24"/>
          <w:szCs w:val="24"/>
          <w:highlight w:val="cyan"/>
          <w:lang w:val="en"/>
        </w:rPr>
        <w:t xml:space="preserve"> the </w:t>
      </w:r>
      <w:r>
        <w:rPr>
          <w:rFonts w:ascii="Calibri" w:hAnsi="Calibri" w:cs="Calibri"/>
          <w:sz w:val="24"/>
          <w:szCs w:val="24"/>
          <w:highlight w:val="cyan"/>
          <w:lang w:val="en"/>
        </w:rPr>
        <w:t>progressive streching-induced growth</w:t>
      </w:r>
      <w:r>
        <w:rPr>
          <w:rFonts w:ascii="Calibri" w:hAnsi="Calibri" w:cs="Calibri" w:hint="eastAsia"/>
          <w:sz w:val="24"/>
          <w:szCs w:val="24"/>
          <w:highlight w:val="cyan"/>
          <w:lang w:val="en"/>
        </w:rPr>
        <w:t xml:space="preserve"> of keloids, the skin surface texture surrounding the keloids undergoes changes</w:t>
      </w:r>
      <w:r>
        <w:rPr>
          <w:rFonts w:ascii="Calibri" w:hAnsi="Calibri" w:cs="Calibri"/>
          <w:sz w:val="24"/>
          <w:szCs w:val="24"/>
          <w:highlight w:val="cyan"/>
          <w:lang w:val="en"/>
        </w:rPr>
        <w:t xml:space="preserve"> </w:t>
      </w:r>
      <w:r>
        <w:rPr>
          <w:rFonts w:ascii="Calibri" w:hAnsi="Calibri" w:cs="Calibri" w:hint="eastAsia"/>
          <w:sz w:val="24"/>
          <w:szCs w:val="24"/>
          <w:highlight w:val="cyan"/>
          <w:lang w:val="en"/>
        </w:rPr>
        <w:t>from</w:t>
      </w:r>
      <w:r>
        <w:rPr>
          <w:rFonts w:ascii="Calibri" w:hAnsi="Calibri" w:cs="Calibri"/>
          <w:sz w:val="24"/>
          <w:szCs w:val="24"/>
          <w:highlight w:val="cyan"/>
          <w:lang w:val="en"/>
        </w:rPr>
        <w:t xml:space="preserve"> an indiscintct stage to full emerge</w:t>
      </w:r>
      <w:r>
        <w:rPr>
          <w:rFonts w:ascii="Calibri" w:hAnsi="Calibri" w:cs="Calibri"/>
          <w:sz w:val="24"/>
          <w:szCs w:val="24"/>
          <w:highlight w:val="cyan"/>
        </w:rPr>
        <w:t>, a</w:t>
      </w:r>
      <w:r>
        <w:rPr>
          <w:rFonts w:ascii="Calibri" w:hAnsi="Calibri" w:cs="Calibri"/>
          <w:sz w:val="24"/>
          <w:szCs w:val="24"/>
          <w:highlight w:val="cyan"/>
          <w:lang w:val="en"/>
        </w:rPr>
        <w:t xml:space="preserve">s </w:t>
      </w:r>
      <w:r>
        <w:rPr>
          <w:rFonts w:ascii="Calibri" w:hAnsi="Calibri" w:cs="Calibri"/>
          <w:sz w:val="24"/>
          <w:szCs w:val="24"/>
          <w:highlight w:val="cyan"/>
        </w:rPr>
        <w:t>exemplified</w:t>
      </w:r>
      <w:r>
        <w:rPr>
          <w:rFonts w:ascii="Calibri" w:hAnsi="Calibri" w:cs="Calibri"/>
          <w:sz w:val="24"/>
          <w:szCs w:val="24"/>
          <w:highlight w:val="cyan"/>
          <w:lang w:val="en"/>
        </w:rPr>
        <w:t xml:space="preserve"> in Fig. 1</w:t>
      </w:r>
      <w:r>
        <w:rPr>
          <w:rFonts w:ascii="Calibri" w:hAnsi="Calibri" w:cs="Calibri"/>
          <w:sz w:val="24"/>
          <w:szCs w:val="24"/>
          <w:highlight w:val="cyan"/>
        </w:rPr>
        <w:t>. Brifely, during the continuous invasion of keloids into the adjacent healthy skin under chronic mechanical stimulations, the shape of the single hair follicle</w:t>
      </w:r>
      <w:r>
        <w:rPr>
          <w:rFonts w:ascii="Calibri" w:hAnsi="Calibri" w:cs="Calibri"/>
          <w:sz w:val="24"/>
          <w:szCs w:val="24"/>
          <w:highlight w:val="cyan"/>
          <w:lang w:val="en"/>
        </w:rPr>
        <w:t xml:space="preserve"> changed </w:t>
      </w:r>
      <w:r>
        <w:rPr>
          <w:rFonts w:ascii="Calibri" w:hAnsi="Calibri" w:cs="Calibri"/>
          <w:sz w:val="24"/>
          <w:szCs w:val="24"/>
          <w:highlight w:val="cyan"/>
        </w:rPr>
        <w:t xml:space="preserve">from round into fusifum. Gradually, these dotted deformed hair follicles presented in a dash-line style while acturally separated from one another. Further, the </w:t>
      </w:r>
      <w:r>
        <w:rPr>
          <w:rFonts w:ascii="Calibri" w:hAnsi="Calibri" w:cs="Calibri"/>
          <w:sz w:val="24"/>
          <w:szCs w:val="24"/>
          <w:highlight w:val="cyan"/>
        </w:rPr>
        <w:lastRenderedPageBreak/>
        <w:t>hair follciles begin to selectively border each other under the help of protrusion of skin textures, untilly finally the skin textures can be differentiated with naked eyes where the long axis of the fusiform is passed through by the skin texture along the direction of mechanical stimulations. If so, for these keloid-specific dynamic evolution of skin textures, it is hypothesized that the intricate skin textures, if dynamically and objectively evaluated, can demonstrate the existence, range, and extent of keloidogenesis, and even predict the direction of keloid invasion, under the help of artificial intelligence (AI).</w:t>
      </w:r>
    </w:p>
    <w:p w14:paraId="5C44A5AA" w14:textId="77777777" w:rsidR="00CF7B97" w:rsidRDefault="00000000">
      <w:pPr>
        <w:jc w:val="center"/>
        <w:rPr>
          <w:rFonts w:ascii="Calibri" w:hAnsi="Calibri" w:cs="Calibri"/>
          <w:sz w:val="24"/>
          <w:szCs w:val="24"/>
        </w:rPr>
      </w:pPr>
      <w:r>
        <w:rPr>
          <w:rFonts w:ascii="Calibri" w:hAnsi="Calibri" w:cs="Calibri"/>
          <w:noProof/>
          <w:sz w:val="24"/>
          <w:szCs w:val="24"/>
        </w:rPr>
        <w:drawing>
          <wp:inline distT="0" distB="0" distL="0" distR="0" wp14:anchorId="4EFE31F9" wp14:editId="08D01007">
            <wp:extent cx="4055110" cy="20891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063699" cy="2093984"/>
                    </a:xfrm>
                    <a:prstGeom prst="rect">
                      <a:avLst/>
                    </a:prstGeom>
                    <a:noFill/>
                    <a:ln>
                      <a:noFill/>
                    </a:ln>
                  </pic:spPr>
                </pic:pic>
              </a:graphicData>
            </a:graphic>
          </wp:inline>
        </w:drawing>
      </w:r>
    </w:p>
    <w:p w14:paraId="420BAD53" w14:textId="77777777" w:rsidR="00CF7B97" w:rsidRDefault="00000000">
      <w:pPr>
        <w:jc w:val="center"/>
        <w:rPr>
          <w:rFonts w:ascii="Calibri" w:hAnsi="Calibri" w:cs="Calibri"/>
          <w:b/>
          <w:bCs/>
          <w:szCs w:val="21"/>
          <w:highlight w:val="cyan"/>
        </w:rPr>
      </w:pPr>
      <w:r>
        <w:rPr>
          <w:rFonts w:ascii="Calibri" w:hAnsi="Calibri" w:cs="Calibri"/>
          <w:b/>
          <w:bCs/>
          <w:szCs w:val="21"/>
          <w:highlight w:val="cyan"/>
        </w:rPr>
        <w:t>Fig. 1. The captured dynamic formation of skin texture during keloidogenesis</w:t>
      </w:r>
    </w:p>
    <w:p w14:paraId="6D859AE5" w14:textId="77777777" w:rsidR="00CF7B97" w:rsidRDefault="00000000">
      <w:pPr>
        <w:ind w:firstLineChars="200" w:firstLine="420"/>
        <w:rPr>
          <w:rFonts w:ascii="Calibri" w:hAnsi="Calibri" w:cs="Calibri"/>
          <w:szCs w:val="21"/>
        </w:rPr>
      </w:pPr>
      <w:r>
        <w:rPr>
          <w:rFonts w:ascii="Calibri" w:hAnsi="Calibri" w:cs="Calibri"/>
          <w:szCs w:val="21"/>
          <w:highlight w:val="cyan"/>
        </w:rPr>
        <w:t>During the continuous invasion of keloid into the adjacent healthy skin, there accompanied dynamic process of the emergence of skin textures around the invasion edge. In responsive to the local mechanical stretching, the shape of the single hair follicle changed from round (1) into fusifum (2). Gruadually, the original regular lattic pattern of dotted hair follicles differentiated into a dash line arrangement (3), though leaving each fusiform separated with eath other. Further, the progressively elongated and flattened fusiform began to border with adjacent neighbors selectively under the help of protrusion of skin textures (4). And finally skin textures fully formed (5) if the continuously deepened and thicked textures can be traced by naked eys when they connect each hair follilcle passing through the long axis of the fursiform along the direction of mechanical stimulations.</w:t>
      </w:r>
    </w:p>
    <w:p w14:paraId="355F6FC2" w14:textId="77777777" w:rsidR="00CF7B97" w:rsidRDefault="00000000">
      <w:pPr>
        <w:ind w:firstLineChars="200" w:firstLine="480"/>
        <w:rPr>
          <w:ins w:id="0" w:author="陶霖密(2003990175)" w:date="2026-05-08T16:21:00Z"/>
          <w:rFonts w:ascii="Calibri" w:hAnsi="Calibri" w:cs="Calibri"/>
          <w:sz w:val="24"/>
          <w:szCs w:val="24"/>
        </w:rPr>
      </w:pPr>
      <w:r>
        <w:rPr>
          <w:rFonts w:ascii="Calibri" w:hAnsi="Calibri" w:cs="Calibri"/>
          <w:sz w:val="24"/>
          <w:szCs w:val="24"/>
        </w:rPr>
        <w:t xml:space="preserve"> </w:t>
      </w:r>
      <w:ins w:id="1" w:author="陶霖密(2003990175)" w:date="2026-05-08T16:21:00Z">
        <w:r>
          <w:rPr>
            <w:rFonts w:ascii="Calibri" w:hAnsi="Calibri" w:cs="Calibri"/>
            <w:sz w:val="24"/>
            <w:szCs w:val="24"/>
          </w:rPr>
          <w:t>In recent years, ‘AI for medicine’ has achieved remarkable results in targeted and precise evaluations. Large foundation model of MedSAM advance medical image segmentation, benefiting local</w:t>
        </w:r>
        <w:r>
          <w:rPr>
            <w:rFonts w:ascii="Calibri" w:hAnsi="Calibri" w:cs="Calibri"/>
            <w:b/>
            <w:bCs/>
            <w:sz w:val="24"/>
            <w:szCs w:val="24"/>
          </w:rPr>
          <w:t xml:space="preserve"> </w:t>
        </w:r>
        <w:r>
          <w:rPr>
            <w:rFonts w:ascii="Calibri" w:hAnsi="Calibri" w:cs="Calibri"/>
            <w:sz w:val="24"/>
            <w:szCs w:val="24"/>
          </w:rPr>
          <w:t xml:space="preserve">analysis of skin cancers (UWSkinCancerMSBench), local annotation of CT data </w:t>
        </w:r>
        <w:r>
          <w:rPr>
            <w:rFonts w:ascii="Calibri" w:hAnsi="Calibri" w:cs="Calibri"/>
            <w:i/>
            <w:iCs/>
            <w:sz w:val="24"/>
            <w:szCs w:val="24"/>
          </w:rPr>
          <w:t>[AbdomenAtlas-8K: Annotating 8,000 CT Volumes forMulti-Organ Segmentation in Three Weeks, NeurIPS 2023]</w:t>
        </w:r>
        <w:r>
          <w:rPr>
            <w:rFonts w:ascii="Calibri" w:hAnsi="Calibri" w:cs="Calibri"/>
            <w:sz w:val="24"/>
            <w:szCs w:val="24"/>
          </w:rPr>
          <w:t xml:space="preserve">, and local analysis of 3D pathology </w:t>
        </w:r>
        <w:r>
          <w:rPr>
            <w:rFonts w:ascii="Calibri" w:hAnsi="Calibri" w:cs="Calibri"/>
            <w:sz w:val="24"/>
            <w:szCs w:val="24"/>
            <w:highlight w:val="yellow"/>
          </w:rPr>
          <w:t>samples</w:t>
        </w:r>
        <w:r>
          <w:rPr>
            <w:rStyle w:val="aa"/>
            <w:rFonts w:ascii="Calibri" w:hAnsi="Calibri" w:cs="Calibri"/>
            <w:sz w:val="24"/>
            <w:szCs w:val="24"/>
            <w:highlight w:val="yellow"/>
          </w:rPr>
          <w:endnoteReference w:id="10"/>
        </w:r>
        <w:r>
          <w:rPr>
            <w:rFonts w:ascii="Calibri" w:hAnsi="Calibri" w:cs="Calibri"/>
            <w:sz w:val="24"/>
            <w:szCs w:val="24"/>
          </w:rPr>
          <w:t xml:space="preserve">. Large foundation model of Mixture of MOdality Experts(MOME) </w:t>
        </w:r>
      </w:ins>
      <w:ins w:id="4" w:author="fitdx" w:date="2026-05-15T14:49:00Z">
        <w:r>
          <w:rPr>
            <w:rFonts w:ascii="Calibri" w:hAnsi="Calibri" w:cs="Calibri"/>
            <w:sz w:val="24"/>
            <w:szCs w:val="24"/>
          </w:rPr>
          <w:t xml:space="preserve">further </w:t>
        </w:r>
      </w:ins>
      <w:ins w:id="5" w:author="陶霖密(2003990175)" w:date="2026-05-08T16:21:00Z">
        <w:r>
          <w:rPr>
            <w:rFonts w:ascii="Calibri" w:hAnsi="Calibri" w:cs="Calibri"/>
            <w:sz w:val="24"/>
            <w:szCs w:val="24"/>
          </w:rPr>
          <w:t>shows promising results in local analysis of breast cancer of MRI</w:t>
        </w:r>
        <w:r>
          <w:rPr>
            <w:rStyle w:val="aa"/>
            <w:rFonts w:ascii="Calibri" w:hAnsi="Calibri" w:cs="Calibri"/>
            <w:sz w:val="24"/>
            <w:szCs w:val="24"/>
          </w:rPr>
          <w:endnoteReference w:id="11"/>
        </w:r>
        <w:r>
          <w:rPr>
            <w:rFonts w:ascii="Calibri" w:hAnsi="Calibri" w:cs="Calibri"/>
            <w:sz w:val="24"/>
            <w:szCs w:val="24"/>
          </w:rPr>
          <w:t>. Compared with traditional methods, these AI technologies offer non-invasive, objective, and accurate alternatives</w:t>
        </w:r>
      </w:ins>
      <w:ins w:id="8" w:author="fitdx" w:date="2026-05-15T14:55:00Z">
        <w:r>
          <w:rPr>
            <w:rFonts w:ascii="Calibri" w:hAnsi="Calibri" w:cs="Calibri"/>
            <w:sz w:val="24"/>
            <w:szCs w:val="24"/>
          </w:rPr>
          <w:t>, which</w:t>
        </w:r>
      </w:ins>
      <w:ins w:id="9" w:author="fitdx" w:date="2026-05-15T14:52:00Z">
        <w:r>
          <w:rPr>
            <w:rFonts w:ascii="Calibri" w:hAnsi="Calibri" w:cs="Calibri"/>
            <w:sz w:val="24"/>
            <w:szCs w:val="24"/>
          </w:rPr>
          <w:t xml:space="preserve"> built a base for exploration of the intuitive, easily accessible </w:t>
        </w:r>
        <w:r>
          <w:rPr>
            <w:rFonts w:ascii="Calibri" w:hAnsi="Calibri" w:cs="Calibri"/>
            <w:sz w:val="24"/>
            <w:szCs w:val="24"/>
            <w:lang w:val="en"/>
          </w:rPr>
          <w:t xml:space="preserve">skin </w:t>
        </w:r>
        <w:r>
          <w:rPr>
            <w:rFonts w:ascii="Calibri" w:hAnsi="Calibri" w:cs="Calibri"/>
            <w:sz w:val="24"/>
            <w:szCs w:val="24"/>
          </w:rPr>
          <w:t xml:space="preserve">surface features of keloids, </w:t>
        </w:r>
        <w:r>
          <w:rPr>
            <w:rFonts w:ascii="Calibri" w:hAnsi="Calibri" w:cs="Calibri" w:hint="eastAsia"/>
            <w:sz w:val="24"/>
            <w:szCs w:val="24"/>
            <w:lang w:eastAsia="zh"/>
          </w:rPr>
          <w:t xml:space="preserve">and </w:t>
        </w:r>
        <w:r>
          <w:rPr>
            <w:rFonts w:ascii="Calibri" w:hAnsi="Calibri" w:cs="Calibri"/>
            <w:sz w:val="24"/>
            <w:szCs w:val="24"/>
          </w:rPr>
          <w:t xml:space="preserve">tailored models for </w:t>
        </w:r>
        <w:r>
          <w:rPr>
            <w:rFonts w:ascii="Calibri" w:hAnsi="Calibri" w:cs="Calibri"/>
            <w:color w:val="7030A0"/>
            <w:sz w:val="24"/>
            <w:szCs w:val="24"/>
          </w:rPr>
          <w:t>keloid invasion assessment</w:t>
        </w:r>
        <w:r>
          <w:rPr>
            <w:rFonts w:ascii="Calibri" w:hAnsi="Calibri" w:cs="Calibri"/>
            <w:sz w:val="24"/>
            <w:szCs w:val="24"/>
          </w:rPr>
          <w:t>.</w:t>
        </w:r>
      </w:ins>
    </w:p>
    <w:p w14:paraId="5CB2C006" w14:textId="77777777" w:rsidR="00CF7B97" w:rsidRDefault="00000000">
      <w:pPr>
        <w:widowControl/>
        <w:ind w:firstLine="420"/>
        <w:rPr>
          <w:rFonts w:ascii="Calibri" w:hAnsi="Calibri" w:cs="Calibri"/>
          <w:sz w:val="24"/>
          <w:szCs w:val="24"/>
        </w:rPr>
      </w:pPr>
      <w:commentRangeStart w:id="10"/>
      <w:r>
        <w:rPr>
          <w:rFonts w:ascii="Calibri" w:hAnsi="Calibri" w:cs="Calibri" w:hint="eastAsia"/>
          <w:color w:val="0070C0"/>
          <w:sz w:val="24"/>
          <w:szCs w:val="24"/>
        </w:rPr>
        <w:t>In</w:t>
      </w:r>
      <w:r>
        <w:rPr>
          <w:rFonts w:ascii="Calibri" w:hAnsi="Calibri" w:cs="Calibri"/>
          <w:color w:val="0070C0"/>
          <w:sz w:val="24"/>
          <w:szCs w:val="24"/>
        </w:rPr>
        <w:t xml:space="preserve"> this paper, </w:t>
      </w:r>
      <w:ins w:id="11" w:author="fitdx" w:date="2026-05-13T11:09:00Z">
        <w:r>
          <w:rPr>
            <w:rFonts w:ascii="Calibri" w:hAnsi="Calibri" w:cs="Calibri"/>
            <w:color w:val="0070C0"/>
            <w:sz w:val="24"/>
            <w:szCs w:val="24"/>
            <w:lang w:val="en"/>
          </w:rPr>
          <w:t>w</w:t>
        </w:r>
      </w:ins>
      <w:r>
        <w:rPr>
          <w:rFonts w:ascii="Calibri" w:hAnsi="Calibri" w:cs="Calibri"/>
          <w:sz w:val="24"/>
          <w:szCs w:val="24"/>
        </w:rPr>
        <w:t xml:space="preserve">e </w:t>
      </w:r>
      <w:ins w:id="12" w:author="陶霖密(2003990175)" w:date="2026-05-08T16:24:00Z">
        <w:r>
          <w:rPr>
            <w:rFonts w:ascii="Calibri" w:hAnsi="Calibri" w:cs="Calibri" w:hint="eastAsia"/>
            <w:sz w:val="24"/>
            <w:szCs w:val="24"/>
          </w:rPr>
          <w:t>develop</w:t>
        </w:r>
        <w:r>
          <w:rPr>
            <w:rFonts w:ascii="Calibri" w:hAnsi="Calibri" w:cs="Calibri"/>
            <w:sz w:val="24"/>
            <w:szCs w:val="24"/>
          </w:rPr>
          <w:t xml:space="preserve"> an assessment index</w:t>
        </w:r>
      </w:ins>
      <w:r>
        <w:rPr>
          <w:rFonts w:ascii="Calibri" w:hAnsi="Calibri" w:cs="Calibri"/>
          <w:sz w:val="24"/>
          <w:szCs w:val="24"/>
        </w:rPr>
        <w:t xml:space="preserve"> to capture the explicit local morphological indicators during keloidogenesis</w:t>
      </w:r>
      <w:ins w:id="13" w:author="fitdx" w:date="2026-05-15T15:01:00Z">
        <w:r>
          <w:rPr>
            <w:rFonts w:ascii="Calibri" w:hAnsi="Calibri" w:cs="Calibri"/>
            <w:sz w:val="24"/>
            <w:szCs w:val="24"/>
          </w:rPr>
          <w:t>,</w:t>
        </w:r>
      </w:ins>
      <w:r>
        <w:rPr>
          <w:rFonts w:ascii="Calibri" w:hAnsi="Calibri" w:cs="Calibri"/>
          <w:sz w:val="24"/>
          <w:szCs w:val="24"/>
        </w:rPr>
        <w:t xml:space="preserve"> indicating the existence, range, extent, and even direction of keloid invasion</w:t>
      </w:r>
      <w:ins w:id="14" w:author="fitdx" w:date="2026-05-15T15:01:00Z">
        <w:r>
          <w:rPr>
            <w:rFonts w:ascii="Calibri" w:hAnsi="Calibri" w:cs="Calibri"/>
            <w:sz w:val="24"/>
            <w:szCs w:val="24"/>
          </w:rPr>
          <w:t>,</w:t>
        </w:r>
      </w:ins>
      <w:r>
        <w:rPr>
          <w:rFonts w:ascii="Calibri" w:hAnsi="Calibri" w:cs="Calibri"/>
          <w:sz w:val="24"/>
          <w:szCs w:val="24"/>
        </w:rPr>
        <w:t xml:space="preserve"> with artificial intelligence (AI) driven </w:t>
      </w:r>
      <w:ins w:id="15" w:author="陶霖密(2003990175)" w:date="2026-05-08T16:26:00Z">
        <w:r>
          <w:rPr>
            <w:rFonts w:ascii="Calibri" w:hAnsi="Calibri" w:cs="Calibri"/>
            <w:sz w:val="24"/>
            <w:szCs w:val="24"/>
          </w:rPr>
          <w:t>local skin textural structure</w:t>
        </w:r>
        <w:r>
          <w:rPr>
            <w:rFonts w:ascii="Calibri" w:hAnsi="Calibri" w:cs="Calibri" w:hint="eastAsia"/>
            <w:sz w:val="24"/>
            <w:szCs w:val="24"/>
            <w:lang w:eastAsia="zh"/>
          </w:rPr>
          <w:t xml:space="preserve"> </w:t>
        </w:r>
      </w:ins>
      <w:r>
        <w:rPr>
          <w:rFonts w:ascii="Calibri" w:hAnsi="Calibri" w:cs="Calibri"/>
          <w:sz w:val="24"/>
          <w:szCs w:val="24"/>
        </w:rPr>
        <w:t>analysis,</w:t>
      </w:r>
      <w:ins w:id="16" w:author="fitdx" w:date="2026-05-15T15:02:00Z">
        <w:r>
          <w:rPr>
            <w:rFonts w:ascii="Calibri" w:hAnsi="Calibri" w:cs="Calibri"/>
            <w:sz w:val="24"/>
            <w:szCs w:val="24"/>
          </w:rPr>
          <w:t xml:space="preserve"> and</w:t>
        </w:r>
      </w:ins>
      <w:r>
        <w:rPr>
          <w:rFonts w:ascii="Calibri" w:hAnsi="Calibri" w:cs="Calibri"/>
          <w:sz w:val="24"/>
          <w:szCs w:val="24"/>
        </w:rPr>
        <w:t xml:space="preserve"> far beyond what could be habitually estimated from </w:t>
      </w:r>
      <w:r>
        <w:rPr>
          <w:rFonts w:ascii="Calibri" w:hAnsi="Calibri" w:cs="Calibri"/>
          <w:sz w:val="24"/>
          <w:szCs w:val="24"/>
        </w:rPr>
        <w:lastRenderedPageBreak/>
        <w:t xml:space="preserve">the itchiness/pains of the already externalized red invading edge of keloids. </w:t>
      </w:r>
      <w:commentRangeEnd w:id="10"/>
      <w:r>
        <w:rPr>
          <w:rStyle w:val="a3"/>
          <w:rFonts w:ascii="Calibri" w:hAnsi="Calibri" w:cs="Calibri"/>
          <w:sz w:val="24"/>
          <w:szCs w:val="24"/>
        </w:rPr>
        <w:commentReference w:id="10"/>
      </w:r>
      <w:r>
        <w:rPr>
          <w:rFonts w:ascii="Calibri" w:hAnsi="Calibri" w:cs="Calibri"/>
          <w:sz w:val="24"/>
          <w:szCs w:val="24"/>
        </w:rPr>
        <w:t xml:space="preserve">First, the keloid images are captured with a high-definition camera for the </w:t>
      </w:r>
      <w:r>
        <w:rPr>
          <w:rFonts w:ascii="Calibri" w:hAnsi="Calibri" w:cs="Calibri" w:hint="eastAsia"/>
          <w:sz w:val="24"/>
          <w:szCs w:val="24"/>
        </w:rPr>
        <w:t>hig</w:t>
      </w:r>
      <w:r>
        <w:rPr>
          <w:rFonts w:ascii="Calibri" w:hAnsi="Calibri" w:cs="Calibri"/>
          <w:sz w:val="24"/>
          <w:szCs w:val="24"/>
        </w:rPr>
        <w:t xml:space="preserve">h-resolusion textures features. Second, </w:t>
      </w:r>
      <w:r>
        <w:rPr>
          <w:rFonts w:ascii="Calibri" w:hAnsi="Calibri" w:cs="Calibri" w:hint="eastAsia"/>
          <w:sz w:val="24"/>
          <w:szCs w:val="24"/>
        </w:rPr>
        <w:t xml:space="preserve">the peripheral part of keloid, together with adjacent skin, </w:t>
      </w:r>
      <w:r>
        <w:rPr>
          <w:rFonts w:ascii="Calibri" w:hAnsi="Calibri" w:cs="Calibri"/>
          <w:sz w:val="24"/>
          <w:szCs w:val="24"/>
        </w:rPr>
        <w:t>is segmented from AI foundation model-based segmentation</w:t>
      </w:r>
      <w:r>
        <w:rPr>
          <w:rFonts w:ascii="Calibri" w:hAnsi="Calibri" w:cs="Calibri" w:hint="eastAsia"/>
          <w:sz w:val="24"/>
          <w:szCs w:val="24"/>
        </w:rPr>
        <w:t>.</w:t>
      </w:r>
      <w:r>
        <w:rPr>
          <w:rFonts w:ascii="Calibri" w:hAnsi="Calibri" w:cs="Calibri"/>
          <w:sz w:val="24"/>
          <w:szCs w:val="24"/>
        </w:rPr>
        <w:t xml:space="preserve"> </w:t>
      </w:r>
      <w:r>
        <w:rPr>
          <w:rFonts w:ascii="Calibri" w:hAnsi="Calibri" w:cs="Calibri" w:hint="eastAsia"/>
          <w:sz w:val="24"/>
          <w:szCs w:val="24"/>
        </w:rPr>
        <w:t>Third,</w:t>
      </w:r>
      <w:r>
        <w:rPr>
          <w:rFonts w:ascii="Calibri" w:hAnsi="Calibri" w:cs="Calibri"/>
          <w:sz w:val="24"/>
          <w:szCs w:val="24"/>
        </w:rPr>
        <w:t xml:space="preserve"> a novel </w:t>
      </w:r>
      <w:r>
        <w:rPr>
          <w:rFonts w:ascii="Calibri" w:hAnsi="Calibri" w:cs="Calibri" w:hint="eastAsia"/>
          <w:sz w:val="24"/>
          <w:szCs w:val="24"/>
        </w:rPr>
        <w:t xml:space="preserve">keloid </w:t>
      </w:r>
      <w:r>
        <w:rPr>
          <w:rFonts w:ascii="Calibri" w:hAnsi="Calibri" w:cs="Calibri"/>
          <w:sz w:val="24"/>
          <w:szCs w:val="24"/>
        </w:rPr>
        <w:t>index</w:t>
      </w:r>
      <w:r>
        <w:rPr>
          <w:rFonts w:ascii="Calibri" w:hAnsi="Calibri" w:cs="Calibri" w:hint="eastAsia"/>
          <w:sz w:val="24"/>
          <w:szCs w:val="24"/>
        </w:rPr>
        <w:t xml:space="preserve"> (</w:t>
      </w:r>
      <w:ins w:id="17" w:author="fitdx" w:date="2026-05-15T15:00:00Z">
        <w:r>
          <w:rPr>
            <w:rFonts w:ascii="Calibri" w:hAnsi="Calibri" w:cs="Calibri"/>
            <w:color w:val="FF0000"/>
            <w:sz w:val="24"/>
            <w:szCs w:val="24"/>
          </w:rPr>
          <w:t>Ke-index</w:t>
        </w:r>
      </w:ins>
      <w:r>
        <w:rPr>
          <w:rFonts w:ascii="Calibri" w:hAnsi="Calibri" w:cs="Calibri" w:hint="eastAsia"/>
          <w:sz w:val="24"/>
          <w:szCs w:val="24"/>
        </w:rPr>
        <w:t>)</w:t>
      </w:r>
      <w:r>
        <w:rPr>
          <w:rFonts w:ascii="Calibri" w:hAnsi="Calibri" w:cs="Calibri"/>
          <w:sz w:val="24"/>
          <w:szCs w:val="24"/>
        </w:rPr>
        <w:t xml:space="preserve"> is calculated via Gabor-gradient domain analysis of skin textural structures in segmented </w:t>
      </w:r>
      <w:r>
        <w:rPr>
          <w:rFonts w:ascii="Calibri" w:hAnsi="Calibri" w:cs="Calibri" w:hint="eastAsia"/>
          <w:sz w:val="24"/>
          <w:szCs w:val="24"/>
        </w:rPr>
        <w:t>area</w:t>
      </w:r>
      <w:r>
        <w:rPr>
          <w:rFonts w:ascii="Calibri" w:hAnsi="Calibri" w:cs="Calibri"/>
          <w:sz w:val="24"/>
          <w:szCs w:val="24"/>
        </w:rPr>
        <w:t xml:space="preserve">. This </w:t>
      </w:r>
      <w:ins w:id="18" w:author="fitdx" w:date="2026-05-15T15:00:00Z">
        <w:r>
          <w:rPr>
            <w:rFonts w:ascii="Calibri" w:hAnsi="Calibri" w:cs="Calibri"/>
            <w:sz w:val="24"/>
            <w:szCs w:val="24"/>
          </w:rPr>
          <w:t>Ke-index</w:t>
        </w:r>
      </w:ins>
      <w:r>
        <w:rPr>
          <w:rFonts w:ascii="Calibri" w:hAnsi="Calibri" w:cs="Calibri"/>
          <w:sz w:val="24"/>
          <w:szCs w:val="24"/>
        </w:rPr>
        <w:t xml:space="preserve"> </w:t>
      </w:r>
      <w:ins w:id="19" w:author="a13021223238@outlook.com" w:date="2026-04-27T09:23:00Z">
        <w:r>
          <w:rPr>
            <w:rFonts w:ascii="Calibri" w:hAnsi="Calibri" w:cs="Calibri"/>
            <w:sz w:val="24"/>
            <w:szCs w:val="24"/>
          </w:rPr>
          <w:t xml:space="preserve">covers </w:t>
        </w:r>
      </w:ins>
      <w:r>
        <w:rPr>
          <w:rFonts w:ascii="Calibri" w:hAnsi="Calibri" w:cs="Calibri"/>
          <w:sz w:val="24"/>
          <w:szCs w:val="24"/>
        </w:rPr>
        <w:t xml:space="preserve">three </w:t>
      </w:r>
      <w:r>
        <w:rPr>
          <w:rFonts w:ascii="Calibri" w:hAnsi="Calibri" w:cs="Calibri"/>
          <w:color w:val="FF0000"/>
          <w:sz w:val="24"/>
          <w:szCs w:val="24"/>
        </w:rPr>
        <w:t>clinical diagnostic indicators</w:t>
      </w:r>
      <w:r>
        <w:rPr>
          <w:rFonts w:ascii="Calibri" w:hAnsi="Calibri" w:cs="Calibri" w:hint="eastAsia"/>
          <w:color w:val="FF0000"/>
          <w:sz w:val="24"/>
          <w:szCs w:val="24"/>
          <w:lang w:eastAsia="zh"/>
        </w:rPr>
        <w:t xml:space="preserve"> (CDIs)</w:t>
      </w:r>
      <w:r>
        <w:rPr>
          <w:rFonts w:ascii="Calibri" w:hAnsi="Calibri" w:cs="Calibri"/>
          <w:sz w:val="24"/>
          <w:szCs w:val="24"/>
        </w:rPr>
        <w:t>, which quantify the presence, severity</w:t>
      </w:r>
      <w:ins w:id="20" w:author="fitdx" w:date="2026-05-15T15:05:00Z">
        <w:r>
          <w:rPr>
            <w:rFonts w:ascii="Calibri" w:hAnsi="Calibri" w:cs="Calibri"/>
            <w:sz w:val="24"/>
            <w:szCs w:val="24"/>
          </w:rPr>
          <w:t xml:space="preserve"> and direction</w:t>
        </w:r>
      </w:ins>
      <w:r>
        <w:rPr>
          <w:rFonts w:ascii="Calibri" w:hAnsi="Calibri" w:cs="Calibri"/>
          <w:sz w:val="24"/>
          <w:szCs w:val="24"/>
        </w:rPr>
        <w:t xml:space="preserve"> of keloid invasion. Thus, </w:t>
      </w:r>
      <w:ins w:id="21" w:author="fitdx" w:date="2026-05-15T15:00:00Z">
        <w:r>
          <w:rPr>
            <w:rFonts w:ascii="Calibri" w:hAnsi="Calibri" w:cs="Calibri"/>
            <w:sz w:val="24"/>
            <w:szCs w:val="24"/>
          </w:rPr>
          <w:t>Ke-index</w:t>
        </w:r>
      </w:ins>
      <w:r>
        <w:rPr>
          <w:rFonts w:ascii="Calibri" w:hAnsi="Calibri" w:cs="Calibri"/>
          <w:sz w:val="24"/>
          <w:szCs w:val="24"/>
        </w:rPr>
        <w:t xml:space="preserve"> can greatly help clinicians to judge keloid invasion for diagnosis, evaluate its range and extent for therapeutic decision, and further predict invading direction for preventive interventions. The proposed </w:t>
      </w:r>
      <w:ins w:id="22" w:author="fitdx" w:date="2026-05-15T15:00:00Z">
        <w:r>
          <w:rPr>
            <w:rFonts w:ascii="Calibri" w:hAnsi="Calibri" w:cs="Calibri"/>
            <w:sz w:val="24"/>
            <w:szCs w:val="24"/>
          </w:rPr>
          <w:t>Ke-index</w:t>
        </w:r>
      </w:ins>
      <w:r>
        <w:rPr>
          <w:rFonts w:ascii="Calibri" w:hAnsi="Calibri" w:cs="Calibri"/>
          <w:sz w:val="24"/>
          <w:szCs w:val="24"/>
        </w:rPr>
        <w:t xml:space="preserve"> with its indicators successfully meets the clinical expectation in evaluating keloidogensis in a non-invasive, sensitive, dynamic, real-time, customized, and self-verifiable way. It can also provide examples for fibrotic and tumor fields in digitalizing their progression as in their priori keloid counterpart.</w:t>
      </w:r>
    </w:p>
    <w:p w14:paraId="6431177E" w14:textId="77777777" w:rsidR="00CF7B97" w:rsidRDefault="00CF7B97">
      <w:pPr>
        <w:rPr>
          <w:rFonts w:ascii="Calibri" w:hAnsi="Calibri" w:cs="Calibri"/>
          <w:sz w:val="24"/>
          <w:szCs w:val="24"/>
        </w:rPr>
      </w:pPr>
    </w:p>
    <w:p w14:paraId="1D0ACBD8" w14:textId="77777777" w:rsidR="00CF7B97" w:rsidRDefault="00000000">
      <w:pPr>
        <w:widowControl/>
        <w:jc w:val="center"/>
        <w:rPr>
          <w:rFonts w:ascii="Calibri" w:hAnsi="Calibri" w:cs="Calibri"/>
          <w:b/>
          <w:bCs/>
          <w:sz w:val="24"/>
          <w:szCs w:val="24"/>
        </w:rPr>
      </w:pPr>
      <w:r>
        <w:rPr>
          <w:rFonts w:ascii="Calibri" w:hAnsi="Calibri" w:cs="Calibri"/>
          <w:b/>
          <w:bCs/>
          <w:sz w:val="24"/>
          <w:szCs w:val="24"/>
        </w:rPr>
        <w:t>Results</w:t>
      </w:r>
    </w:p>
    <w:p w14:paraId="4C70A306" w14:textId="77777777" w:rsidR="00CF7B97" w:rsidRDefault="00CF7B97">
      <w:pPr>
        <w:widowControl/>
        <w:jc w:val="center"/>
        <w:rPr>
          <w:rFonts w:ascii="Calibri" w:hAnsi="Calibri" w:cs="Calibri"/>
          <w:b/>
          <w:bCs/>
          <w:sz w:val="24"/>
          <w:szCs w:val="24"/>
        </w:rPr>
      </w:pPr>
    </w:p>
    <w:p w14:paraId="302B8B98" w14:textId="77777777" w:rsidR="00CF7B97" w:rsidRDefault="00000000">
      <w:pPr>
        <w:widowControl/>
        <w:rPr>
          <w:rFonts w:ascii="Calibri" w:hAnsi="Calibri" w:cs="Calibri"/>
          <w:sz w:val="24"/>
          <w:szCs w:val="24"/>
          <w:lang w:val="en"/>
        </w:rPr>
      </w:pPr>
      <w:r>
        <w:rPr>
          <w:rFonts w:ascii="Calibri" w:hAnsi="Calibri" w:cs="Calibri"/>
          <w:sz w:val="24"/>
          <w:szCs w:val="24"/>
        </w:rPr>
        <w:t>Association between skin textural structure and keloid invasion</w:t>
      </w:r>
      <w:r>
        <w:rPr>
          <w:rFonts w:ascii="Calibri" w:hAnsi="Calibri" w:cs="Calibri"/>
          <w:sz w:val="24"/>
          <w:szCs w:val="24"/>
          <w:lang w:val="en"/>
        </w:rPr>
        <w:t xml:space="preserve">: </w:t>
      </w:r>
    </w:p>
    <w:p w14:paraId="7355A862" w14:textId="77777777" w:rsidR="00CF7B97" w:rsidRDefault="00000000">
      <w:pPr>
        <w:widowControl/>
        <w:ind w:firstLine="420"/>
        <w:rPr>
          <w:ins w:id="23" w:author="fitdx" w:date="2026-05-13T15:09:00Z"/>
          <w:rFonts w:ascii="Calibri" w:hAnsi="Calibri" w:cs="Calibri"/>
          <w:color w:val="0070C0"/>
          <w:sz w:val="24"/>
          <w:szCs w:val="24"/>
        </w:rPr>
      </w:pPr>
      <w:ins w:id="24" w:author="fitdx" w:date="2026-05-13T15:09:00Z">
        <w:r>
          <w:rPr>
            <w:rFonts w:ascii="Calibri" w:hAnsi="Calibri" w:cs="Calibri"/>
            <w:sz w:val="24"/>
            <w:szCs w:val="24"/>
          </w:rPr>
          <w:t xml:space="preserve">Out of the first-hand clinical evidences, we discover an association between skin textural structure and keloid invasion, facilitated by experienced clinicans specializing in keloid managements. Clinical information demonstrated by skin textural structures at the periphery of keloid during its local invasion include: (1) the skin textural structure crosses the boundary between the redness of keloid invasive periphery and the adjacent normal skin thereby covering both sites (Fig. </w:t>
        </w:r>
        <w:r>
          <w:rPr>
            <w:rFonts w:ascii="Calibri" w:hAnsi="Calibri" w:cs="Calibri" w:hint="eastAsia"/>
            <w:sz w:val="24"/>
            <w:szCs w:val="24"/>
            <w:lang w:eastAsia="zh"/>
          </w:rPr>
          <w:t>3</w:t>
        </w:r>
        <w:r>
          <w:rPr>
            <w:rFonts w:ascii="Calibri" w:hAnsi="Calibri" w:cs="Calibri"/>
            <w:color w:val="000000"/>
            <w:sz w:val="24"/>
            <w:szCs w:val="24"/>
          </w:rPr>
          <w:t>a</w:t>
        </w:r>
        <w:r>
          <w:rPr>
            <w:rFonts w:ascii="Calibri" w:hAnsi="Calibri" w:cs="Calibri"/>
            <w:sz w:val="24"/>
            <w:szCs w:val="24"/>
          </w:rPr>
          <w:t xml:space="preserve">), </w:t>
        </w:r>
        <w:r>
          <w:rPr>
            <w:rFonts w:ascii="Calibri" w:hAnsi="Calibri" w:cs="Calibri"/>
            <w:color w:val="000000"/>
            <w:sz w:val="24"/>
            <w:szCs w:val="24"/>
          </w:rPr>
          <w:t>which we named</w:t>
        </w:r>
        <w:r>
          <w:rPr>
            <w:rFonts w:ascii="Calibri" w:hAnsi="Calibri" w:cs="Calibri"/>
            <w:color w:val="0070C0"/>
            <w:sz w:val="24"/>
            <w:szCs w:val="24"/>
          </w:rPr>
          <w:t xml:space="preserve"> </w:t>
        </w:r>
        <w:r>
          <w:rPr>
            <w:rFonts w:ascii="Calibri" w:hAnsi="Calibri" w:cs="Calibri" w:hint="eastAsia"/>
            <w:color w:val="FF0000"/>
            <w:sz w:val="24"/>
            <w:szCs w:val="24"/>
            <w:lang w:eastAsia="zh"/>
          </w:rPr>
          <w:t>I</w:t>
        </w:r>
        <w:r>
          <w:rPr>
            <w:rFonts w:ascii="Calibri" w:hAnsi="Calibri" w:cs="Calibri"/>
            <w:color w:val="FF0000"/>
            <w:sz w:val="24"/>
            <w:szCs w:val="24"/>
          </w:rPr>
          <w:t xml:space="preserve">ntertidal </w:t>
        </w:r>
        <w:r>
          <w:rPr>
            <w:rFonts w:ascii="Calibri" w:hAnsi="Calibri" w:cs="Calibri" w:hint="eastAsia"/>
            <w:color w:val="FF0000"/>
            <w:sz w:val="24"/>
            <w:szCs w:val="24"/>
            <w:lang w:eastAsia="zh"/>
          </w:rPr>
          <w:t>Z</w:t>
        </w:r>
        <w:r>
          <w:rPr>
            <w:rFonts w:ascii="Calibri" w:hAnsi="Calibri" w:cs="Calibri"/>
            <w:color w:val="FF0000"/>
            <w:sz w:val="24"/>
            <w:szCs w:val="24"/>
          </w:rPr>
          <w:t>one</w:t>
        </w:r>
        <w:r>
          <w:rPr>
            <w:rFonts w:ascii="Calibri" w:hAnsi="Calibri" w:cs="Calibri" w:hint="eastAsia"/>
            <w:color w:val="FF0000"/>
            <w:sz w:val="24"/>
            <w:szCs w:val="24"/>
            <w:lang w:eastAsia="zh"/>
          </w:rPr>
          <w:t xml:space="preserve"> (IZ)</w:t>
        </w:r>
        <w:r>
          <w:rPr>
            <w:rFonts w:ascii="Calibri" w:hAnsi="Calibri" w:cs="Calibri"/>
            <w:sz w:val="24"/>
            <w:szCs w:val="24"/>
          </w:rPr>
          <w:t>; (2) the originally parallelized-arranged skin texture can be squeezed into concentric circles centripetal towards keloid center or radiantly arranged outward into the adjacent healthy skin (Fig.</w:t>
        </w:r>
        <w:r>
          <w:rPr>
            <w:rFonts w:ascii="Calibri" w:hAnsi="Calibri" w:cs="Calibri" w:hint="eastAsia"/>
            <w:sz w:val="24"/>
            <w:szCs w:val="24"/>
            <w:lang w:eastAsia="zh"/>
          </w:rPr>
          <w:t xml:space="preserve"> 3</w:t>
        </w:r>
        <w:r>
          <w:rPr>
            <w:rFonts w:ascii="Calibri" w:hAnsi="Calibri" w:cs="Calibri"/>
            <w:sz w:val="24"/>
            <w:szCs w:val="24"/>
          </w:rPr>
          <w:t xml:space="preserve">), the latter of which indicating active aggressiveness (Fig. </w:t>
        </w:r>
        <w:r>
          <w:rPr>
            <w:rFonts w:ascii="Calibri" w:hAnsi="Calibri" w:cs="Calibri" w:hint="eastAsia"/>
            <w:sz w:val="24"/>
            <w:szCs w:val="24"/>
            <w:lang w:eastAsia="zh"/>
          </w:rPr>
          <w:t>3</w:t>
        </w:r>
        <w:r>
          <w:rPr>
            <w:rFonts w:ascii="Calibri" w:hAnsi="Calibri" w:cs="Calibri"/>
            <w:color w:val="000000"/>
            <w:sz w:val="24"/>
            <w:szCs w:val="24"/>
          </w:rPr>
          <w:t>b</w:t>
        </w:r>
        <w:r>
          <w:rPr>
            <w:rFonts w:ascii="Calibri" w:hAnsi="Calibri" w:cs="Calibri"/>
            <w:sz w:val="24"/>
            <w:szCs w:val="24"/>
          </w:rPr>
          <w:t>); (3) the radiantly arranged skin texture is frequently seen in the invasive front, which is consistent with direction of the local mechanical stimulation and the typical site-oriented keloid shape (e.g. butterfly in the chest) (Fig. 1</w:t>
        </w:r>
        <w:r>
          <w:rPr>
            <w:rFonts w:ascii="Calibri" w:hAnsi="Calibri" w:cs="Calibri" w:hint="eastAsia"/>
            <w:sz w:val="24"/>
            <w:szCs w:val="24"/>
          </w:rPr>
          <w:t>b</w:t>
        </w:r>
        <w:r>
          <w:rPr>
            <w:rFonts w:ascii="Calibri" w:hAnsi="Calibri" w:cs="Calibri"/>
            <w:sz w:val="24"/>
            <w:szCs w:val="24"/>
          </w:rPr>
          <w:t>); and (4) as the dynamic and responsive reaction to the chronic local mechanics, the instant skin textural changes in morphology precede the histological structural manifestations, thereby potentially externalizing the missing link between the functional mechanical stimulation and the manifested structural mass formation.</w:t>
        </w:r>
      </w:ins>
    </w:p>
    <w:p w14:paraId="75E5675C" w14:textId="77777777" w:rsidR="00CF7B97" w:rsidRDefault="00CF7B97">
      <w:pPr>
        <w:widowControl/>
        <w:ind w:firstLine="420"/>
        <w:rPr>
          <w:ins w:id="25" w:author="fitdx" w:date="2026-05-13T15:09:00Z"/>
          <w:rFonts w:ascii="Calibri" w:hAnsi="Calibri" w:cs="Calibri"/>
          <w:color w:val="000000"/>
          <w:sz w:val="24"/>
          <w:szCs w:val="24"/>
          <w:lang w:eastAsia="zh"/>
        </w:rPr>
      </w:pPr>
    </w:p>
    <w:p w14:paraId="59FEC462" w14:textId="77777777" w:rsidR="00CF7B97" w:rsidRDefault="00CF7B97">
      <w:pPr>
        <w:widowControl/>
        <w:ind w:firstLine="420"/>
        <w:rPr>
          <w:ins w:id="26" w:author="fitdx" w:date="2026-05-13T15:09:00Z"/>
          <w:rFonts w:ascii="Calibri" w:hAnsi="Calibri" w:cs="Calibri"/>
          <w:color w:val="000000"/>
          <w:sz w:val="24"/>
          <w:szCs w:val="24"/>
          <w:lang w:eastAsia="zh"/>
        </w:rPr>
      </w:pPr>
    </w:p>
    <w:p w14:paraId="65C56C73" w14:textId="77777777" w:rsidR="00CF7B97" w:rsidRDefault="00000000">
      <w:pPr>
        <w:widowControl/>
        <w:rPr>
          <w:rFonts w:ascii="Calibri" w:hAnsi="Calibri" w:cs="Calibri"/>
          <w:color w:val="0070C0"/>
          <w:sz w:val="24"/>
          <w:szCs w:val="24"/>
          <w:lang w:eastAsia="zh"/>
        </w:rPr>
      </w:pPr>
      <w:r>
        <w:rPr>
          <w:rFonts w:ascii="Calibri" w:hAnsi="Calibri" w:cs="Calibri"/>
          <w:color w:val="000000"/>
          <w:sz w:val="24"/>
          <w:szCs w:val="24"/>
          <w:lang w:eastAsia="zh"/>
        </w:rPr>
        <w:t>KeTAS</w:t>
      </w:r>
      <w:r>
        <w:rPr>
          <w:rFonts w:ascii="Calibri" w:hAnsi="Calibri" w:cs="Calibri"/>
          <w:color w:val="000000"/>
          <w:sz w:val="24"/>
          <w:szCs w:val="24"/>
          <w:lang w:val="en" w:eastAsia="zh"/>
        </w:rPr>
        <w:t xml:space="preserve">: </w:t>
      </w:r>
    </w:p>
    <w:p w14:paraId="0719ADEA" w14:textId="77777777" w:rsidR="00CF7B97" w:rsidRDefault="00000000">
      <w:pPr>
        <w:widowControl/>
        <w:ind w:firstLine="420"/>
        <w:rPr>
          <w:ins w:id="27" w:author="fitdx" w:date="2026-05-15T15:31:00Z"/>
          <w:rFonts w:ascii="Calibri" w:hAnsi="Calibri" w:cs="Calibri"/>
          <w:color w:val="0070C0"/>
          <w:sz w:val="24"/>
          <w:szCs w:val="24"/>
          <w:lang w:eastAsia="zh"/>
        </w:rPr>
      </w:pPr>
      <w:ins w:id="28" w:author="fitdx" w:date="2026-05-13T15:22:00Z">
        <w:r>
          <w:rPr>
            <w:rFonts w:ascii="Calibri" w:hAnsi="Calibri" w:cs="Calibri"/>
            <w:color w:val="0070C0"/>
            <w:sz w:val="24"/>
            <w:szCs w:val="24"/>
            <w:lang w:val="en" w:eastAsia="zh"/>
          </w:rPr>
          <w:t>W</w:t>
        </w:r>
      </w:ins>
      <w:ins w:id="29" w:author="fitdx" w:date="2026-05-13T15:21:00Z">
        <w:r>
          <w:rPr>
            <w:rFonts w:ascii="Calibri" w:hAnsi="Calibri" w:cs="Calibri" w:hint="eastAsia"/>
            <w:color w:val="0070C0"/>
            <w:sz w:val="24"/>
            <w:szCs w:val="24"/>
            <w:lang w:eastAsia="zh"/>
          </w:rPr>
          <w:t xml:space="preserve">e developed an AI-driven statistical analysis system for predicting keloid invasion, termed the Keloid Textural Analysis System (KeTAS) (Fig. 2). </w:t>
        </w:r>
      </w:ins>
      <w:ins w:id="30" w:author="fitdx" w:date="2026-05-13T15:22:00Z">
        <w:r>
          <w:rPr>
            <w:rFonts w:ascii="Calibri" w:hAnsi="Calibri" w:cs="Calibri"/>
            <w:color w:val="0070C0"/>
            <w:sz w:val="24"/>
            <w:szCs w:val="24"/>
            <w:lang w:val="en" w:eastAsia="zh"/>
          </w:rPr>
          <w:t>T</w:t>
        </w:r>
      </w:ins>
      <w:ins w:id="31" w:author="fitdx" w:date="2026-05-13T15:21:00Z">
        <w:r>
          <w:rPr>
            <w:rFonts w:ascii="Calibri" w:hAnsi="Calibri" w:cs="Calibri" w:hint="eastAsia"/>
            <w:color w:val="0070C0"/>
            <w:sz w:val="24"/>
            <w:szCs w:val="24"/>
            <w:lang w:eastAsia="zh"/>
          </w:rPr>
          <w:t>he system consists of three core modules: an image acquisition module designed to capture high-resolution, detailed skin surface textures; an image segmentation module that distinguishes the intertidal zone from normal skin and the keloid body; and a Gabor-gradient feature analysis module that operates on the segmented intertidal zones to enable accurate, generalizable, and reliable prediction of keloid invasion.</w:t>
        </w:r>
      </w:ins>
    </w:p>
    <w:p w14:paraId="0BC1FF17" w14:textId="77777777" w:rsidR="00CF7B97" w:rsidRDefault="00000000">
      <w:pPr>
        <w:widowControl/>
        <w:ind w:firstLine="420"/>
        <w:rPr>
          <w:ins w:id="32" w:author="fitdx" w:date="2026-05-18T11:55:00Z"/>
          <w:rFonts w:ascii="Calibri" w:hAnsi="Calibri" w:cs="Calibri"/>
          <w:color w:val="FF0000"/>
          <w:sz w:val="24"/>
          <w:szCs w:val="24"/>
          <w:lang w:eastAsia="zh"/>
        </w:rPr>
      </w:pPr>
      <w:r>
        <w:rPr>
          <w:rFonts w:ascii="Calibri" w:hAnsi="Calibri" w:cs="Calibri" w:hint="eastAsia"/>
          <w:color w:val="FF0000"/>
          <w:sz w:val="24"/>
          <w:szCs w:val="24"/>
          <w:lang w:eastAsia="zh"/>
        </w:rPr>
        <w:lastRenderedPageBreak/>
        <w:t xml:space="preserve">Compared with other AI methods, KeTAS exhibits superior advantages in interpretability, freedom from hallucinations, generalization ability, and robustness. </w:t>
      </w:r>
      <w:ins w:id="33" w:author="fitdx" w:date="2026-05-18T11:55:00Z">
        <w:r>
          <w:rPr>
            <w:rFonts w:ascii="Calibri" w:hAnsi="Calibri" w:cs="Calibri" w:hint="eastAsia"/>
            <w:color w:val="FF0000"/>
            <w:sz w:val="24"/>
            <w:szCs w:val="24"/>
            <w:lang w:eastAsia="zh"/>
          </w:rPr>
          <w:t xml:space="preserve">By decomposing the entire analysis into </w:t>
        </w:r>
        <w:r>
          <w:rPr>
            <w:rFonts w:ascii="Calibri" w:hAnsi="Calibri" w:cs="Calibri" w:hint="eastAsia"/>
            <w:color w:val="0070C0"/>
            <w:sz w:val="24"/>
            <w:szCs w:val="24"/>
            <w:lang w:eastAsia="zh"/>
          </w:rPr>
          <w:t>image segmentation</w:t>
        </w:r>
        <w:r>
          <w:rPr>
            <w:rFonts w:ascii="Calibri" w:hAnsi="Calibri" w:cs="Calibri" w:hint="eastAsia"/>
            <w:color w:val="0070C0"/>
            <w:sz w:val="24"/>
            <w:szCs w:val="24"/>
          </w:rPr>
          <w:t xml:space="preserve"> and</w:t>
        </w:r>
        <w:r>
          <w:rPr>
            <w:rFonts w:ascii="Calibri" w:hAnsi="Calibri" w:cs="Calibri"/>
            <w:color w:val="0070C0"/>
            <w:sz w:val="24"/>
            <w:szCs w:val="24"/>
          </w:rPr>
          <w:t xml:space="preserve"> </w:t>
        </w:r>
        <w:r>
          <w:rPr>
            <w:rFonts w:ascii="Calibri" w:hAnsi="Calibri" w:cs="Calibri" w:hint="eastAsia"/>
            <w:color w:val="FF0000"/>
            <w:sz w:val="24"/>
            <w:szCs w:val="24"/>
            <w:lang w:eastAsia="zh"/>
          </w:rPr>
          <w:t xml:space="preserve"> </w:t>
        </w:r>
        <w:r>
          <w:rPr>
            <w:rFonts w:ascii="Calibri" w:hAnsi="Calibri" w:cs="Calibri" w:hint="eastAsia"/>
            <w:color w:val="0070C0"/>
            <w:sz w:val="24"/>
            <w:szCs w:val="24"/>
            <w:lang w:eastAsia="zh"/>
          </w:rPr>
          <w:t>Gabor-gradient feature analysis</w:t>
        </w:r>
        <w:r>
          <w:rPr>
            <w:rFonts w:ascii="Calibri" w:hAnsi="Calibri" w:cs="Calibri" w:hint="eastAsia"/>
            <w:color w:val="FF0000"/>
            <w:sz w:val="24"/>
            <w:szCs w:val="24"/>
            <w:lang w:eastAsia="zh"/>
          </w:rPr>
          <w:t xml:space="preserve"> handled by </w:t>
        </w:r>
      </w:ins>
      <w:ins w:id="34" w:author="fitdx" w:date="2026-05-18T11:56:00Z">
        <w:r>
          <w:rPr>
            <w:rFonts w:ascii="Calibri" w:hAnsi="Calibri" w:cs="Calibri"/>
            <w:color w:val="FF0000"/>
            <w:sz w:val="24"/>
            <w:szCs w:val="24"/>
            <w:lang w:eastAsia="zh"/>
          </w:rPr>
          <w:t xml:space="preserve">large segmentation model </w:t>
        </w:r>
      </w:ins>
      <w:ins w:id="35" w:author="fitdx" w:date="2026-05-18T11:55:00Z">
        <w:r>
          <w:rPr>
            <w:rFonts w:ascii="Calibri" w:hAnsi="Calibri" w:cs="Calibri" w:hint="eastAsia"/>
            <w:color w:val="FF0000"/>
            <w:sz w:val="24"/>
            <w:szCs w:val="24"/>
            <w:lang w:eastAsia="zh"/>
          </w:rPr>
          <w:t>and feature engineering respectively, our framework effectively harnesses the complementary strengths of both paradigms.</w:t>
        </w:r>
      </w:ins>
      <w:ins w:id="36" w:author="fitdx" w:date="2026-05-18T11:56:00Z">
        <w:r>
          <w:rPr>
            <w:rFonts w:ascii="Calibri" w:hAnsi="Calibri" w:cs="Calibri"/>
            <w:color w:val="FF0000"/>
            <w:sz w:val="24"/>
            <w:szCs w:val="24"/>
            <w:lang w:eastAsia="zh"/>
          </w:rPr>
          <w:t xml:space="preserve"> </w:t>
        </w:r>
      </w:ins>
      <w:ins w:id="37" w:author="fitdx" w:date="2026-05-18T11:55:00Z">
        <w:r>
          <w:rPr>
            <w:rFonts w:ascii="Calibri" w:hAnsi="Calibri" w:cs="Calibri" w:hint="eastAsia"/>
            <w:color w:val="FF0000"/>
            <w:sz w:val="24"/>
            <w:szCs w:val="24"/>
            <w:lang w:eastAsia="zh"/>
          </w:rPr>
          <w:t xml:space="preserve">This strategy not only </w:t>
        </w:r>
      </w:ins>
      <w:ins w:id="38" w:author="fitdx" w:date="2026-05-18T11:58:00Z">
        <w:r>
          <w:rPr>
            <w:rFonts w:ascii="Calibri" w:hAnsi="Calibri" w:cs="Calibri"/>
            <w:color w:val="FF0000"/>
            <w:sz w:val="24"/>
            <w:szCs w:val="24"/>
            <w:lang w:eastAsia="zh"/>
          </w:rPr>
          <w:t>o</w:t>
        </w:r>
      </w:ins>
      <w:ins w:id="39" w:author="fitdx" w:date="2026-05-18T11:59:00Z">
        <w:r>
          <w:rPr>
            <w:rFonts w:ascii="Calibri" w:hAnsi="Calibri" w:cs="Calibri"/>
            <w:color w:val="FF0000"/>
            <w:sz w:val="24"/>
            <w:szCs w:val="24"/>
            <w:lang w:eastAsia="zh"/>
          </w:rPr>
          <w:t xml:space="preserve">btains </w:t>
        </w:r>
        <w:r>
          <w:rPr>
            <w:rFonts w:ascii="Calibri" w:hAnsi="Calibri" w:cs="Calibri" w:hint="eastAsia"/>
            <w:color w:val="FF0000"/>
            <w:sz w:val="24"/>
            <w:szCs w:val="24"/>
            <w:lang w:eastAsia="zh"/>
          </w:rPr>
          <w:t>strong generalization and robustness</w:t>
        </w:r>
        <w:r>
          <w:rPr>
            <w:rFonts w:ascii="Calibri" w:hAnsi="Calibri" w:cs="Calibri"/>
            <w:color w:val="FF0000"/>
            <w:sz w:val="24"/>
            <w:szCs w:val="24"/>
            <w:lang w:eastAsia="zh"/>
          </w:rPr>
          <w:t xml:space="preserve"> while </w:t>
        </w:r>
      </w:ins>
      <w:ins w:id="40" w:author="fitdx" w:date="2026-05-18T11:55:00Z">
        <w:r>
          <w:rPr>
            <w:rFonts w:ascii="Calibri" w:hAnsi="Calibri" w:cs="Calibri" w:hint="eastAsia"/>
            <w:color w:val="FF0000"/>
            <w:sz w:val="24"/>
            <w:szCs w:val="24"/>
            <w:lang w:eastAsia="zh"/>
          </w:rPr>
          <w:t>mitigat</w:t>
        </w:r>
      </w:ins>
      <w:ins w:id="41" w:author="fitdx" w:date="2026-05-18T11:59:00Z">
        <w:r>
          <w:rPr>
            <w:rFonts w:ascii="Calibri" w:hAnsi="Calibri" w:cs="Calibri"/>
            <w:color w:val="FF0000"/>
            <w:sz w:val="24"/>
            <w:szCs w:val="24"/>
            <w:lang w:eastAsia="zh"/>
          </w:rPr>
          <w:t>ing</w:t>
        </w:r>
      </w:ins>
      <w:ins w:id="42" w:author="fitdx" w:date="2026-05-18T11:55:00Z">
        <w:r>
          <w:rPr>
            <w:rFonts w:ascii="Calibri" w:hAnsi="Calibri" w:cs="Calibri" w:hint="eastAsia"/>
            <w:color w:val="FF0000"/>
            <w:sz w:val="24"/>
            <w:szCs w:val="24"/>
            <w:lang w:eastAsia="zh"/>
          </w:rPr>
          <w:t xml:space="preserve"> critical limitations of pure AI methods such as hallucination and poor interpretability, but also </w:t>
        </w:r>
      </w:ins>
      <w:ins w:id="43" w:author="fitdx" w:date="2026-05-18T12:00:00Z">
        <w:r>
          <w:rPr>
            <w:rFonts w:ascii="Calibri" w:hAnsi="Calibri" w:cs="Calibri"/>
            <w:color w:val="FF0000"/>
            <w:sz w:val="24"/>
            <w:szCs w:val="24"/>
            <w:lang w:eastAsia="zh"/>
          </w:rPr>
          <w:t xml:space="preserve">obtains highly interpretable and hallucination-free analytical results while </w:t>
        </w:r>
      </w:ins>
      <w:ins w:id="44" w:author="fitdx" w:date="2026-05-18T11:55:00Z">
        <w:r>
          <w:rPr>
            <w:rFonts w:ascii="Calibri" w:hAnsi="Calibri" w:cs="Calibri" w:hint="eastAsia"/>
            <w:color w:val="FF0000"/>
            <w:sz w:val="24"/>
            <w:szCs w:val="24"/>
            <w:lang w:eastAsia="zh"/>
          </w:rPr>
          <w:t>overcom</w:t>
        </w:r>
      </w:ins>
      <w:ins w:id="45" w:author="fitdx" w:date="2026-05-18T12:00:00Z">
        <w:r>
          <w:rPr>
            <w:rFonts w:ascii="Calibri" w:hAnsi="Calibri" w:cs="Calibri"/>
            <w:color w:val="FF0000"/>
            <w:sz w:val="24"/>
            <w:szCs w:val="24"/>
            <w:lang w:eastAsia="zh"/>
          </w:rPr>
          <w:t>ing</w:t>
        </w:r>
      </w:ins>
      <w:ins w:id="46" w:author="fitdx" w:date="2026-05-18T11:55:00Z">
        <w:r>
          <w:rPr>
            <w:rFonts w:ascii="Calibri" w:hAnsi="Calibri" w:cs="Calibri" w:hint="eastAsia"/>
            <w:color w:val="FF0000"/>
            <w:sz w:val="24"/>
            <w:szCs w:val="24"/>
            <w:lang w:eastAsia="zh"/>
          </w:rPr>
          <w:t xml:space="preserve"> the drawback of </w:t>
        </w:r>
      </w:ins>
      <w:ins w:id="47" w:author="fitdx" w:date="2026-05-18T11:57:00Z">
        <w:r>
          <w:rPr>
            <w:rFonts w:ascii="Calibri" w:hAnsi="Calibri" w:cs="Calibri"/>
            <w:color w:val="FF0000"/>
            <w:sz w:val="24"/>
            <w:szCs w:val="24"/>
            <w:lang w:eastAsia="zh"/>
          </w:rPr>
          <w:t xml:space="preserve">pure </w:t>
        </w:r>
      </w:ins>
      <w:ins w:id="48" w:author="fitdx" w:date="2026-05-18T11:55:00Z">
        <w:r>
          <w:rPr>
            <w:rFonts w:ascii="Calibri" w:hAnsi="Calibri" w:cs="Calibri" w:hint="eastAsia"/>
            <w:color w:val="FF0000"/>
            <w:sz w:val="24"/>
            <w:szCs w:val="24"/>
            <w:lang w:eastAsia="zh"/>
          </w:rPr>
          <w:t xml:space="preserve">feature analysis </w:t>
        </w:r>
      </w:ins>
      <w:ins w:id="49" w:author="fitdx" w:date="2026-05-18T11:57:00Z">
        <w:r>
          <w:rPr>
            <w:rFonts w:ascii="Calibri" w:hAnsi="Calibri" w:cs="Calibri"/>
            <w:color w:val="FF0000"/>
            <w:sz w:val="24"/>
            <w:szCs w:val="24"/>
            <w:lang w:eastAsia="zh"/>
          </w:rPr>
          <w:t xml:space="preserve">methods </w:t>
        </w:r>
      </w:ins>
      <w:ins w:id="50" w:author="fitdx" w:date="2026-05-18T12:00:00Z">
        <w:r>
          <w:rPr>
            <w:rFonts w:ascii="Calibri" w:hAnsi="Calibri" w:cs="Calibri"/>
            <w:color w:val="FF0000"/>
            <w:sz w:val="24"/>
            <w:szCs w:val="24"/>
            <w:lang w:eastAsia="zh"/>
          </w:rPr>
          <w:t>which can hardly</w:t>
        </w:r>
      </w:ins>
      <w:ins w:id="51" w:author="fitdx" w:date="2026-05-18T11:55:00Z">
        <w:r>
          <w:rPr>
            <w:rFonts w:ascii="Calibri" w:hAnsi="Calibri" w:cs="Calibri" w:hint="eastAsia"/>
            <w:color w:val="FF0000"/>
            <w:sz w:val="24"/>
            <w:szCs w:val="24"/>
            <w:lang w:eastAsia="zh"/>
          </w:rPr>
          <w:t xml:space="preserve"> </w:t>
        </w:r>
      </w:ins>
      <w:ins w:id="52" w:author="fitdx" w:date="2026-05-18T11:57:00Z">
        <w:r>
          <w:rPr>
            <w:rFonts w:ascii="Calibri" w:hAnsi="Calibri" w:cs="Calibri"/>
            <w:color w:val="FF0000"/>
            <w:sz w:val="24"/>
            <w:szCs w:val="24"/>
            <w:lang w:eastAsia="zh"/>
          </w:rPr>
          <w:t xml:space="preserve">effectively </w:t>
        </w:r>
      </w:ins>
      <w:ins w:id="53" w:author="fitdx" w:date="2026-05-18T11:55:00Z">
        <w:r>
          <w:rPr>
            <w:rFonts w:ascii="Calibri" w:hAnsi="Calibri" w:cs="Calibri" w:hint="eastAsia"/>
            <w:color w:val="FF0000"/>
            <w:sz w:val="24"/>
            <w:szCs w:val="24"/>
            <w:lang w:eastAsia="zh"/>
          </w:rPr>
          <w:t>incorporate knowledge encoded in large annotated datasets.</w:t>
        </w:r>
      </w:ins>
    </w:p>
    <w:p w14:paraId="01DEFC8F" w14:textId="77777777" w:rsidR="00CF7B97" w:rsidRDefault="00000000">
      <w:pPr>
        <w:widowControl/>
        <w:ind w:firstLine="420"/>
        <w:rPr>
          <w:ins w:id="54" w:author="fitdx" w:date="2026-05-15T15:29:00Z"/>
          <w:rFonts w:ascii="Calibri" w:hAnsi="Calibri" w:cs="Calibri"/>
          <w:color w:val="0070C0"/>
          <w:sz w:val="24"/>
          <w:szCs w:val="24"/>
          <w:lang w:eastAsia="zh"/>
        </w:rPr>
      </w:pPr>
      <w:ins w:id="55" w:author="fitdx" w:date="2026-05-13T15:25:00Z">
        <w:r>
          <w:rPr>
            <w:rFonts w:ascii="Calibri" w:hAnsi="Calibri" w:cs="Calibri" w:hint="eastAsia"/>
            <w:color w:val="0070C0"/>
            <w:sz w:val="24"/>
            <w:szCs w:val="24"/>
            <w:lang w:eastAsia="zh"/>
          </w:rPr>
          <w:t xml:space="preserve">Notably, KeTAS allows comprehensive assessment of keloid invasion, including its presence, distribution, severity, and direction, which is far more informative than </w:t>
        </w:r>
        <w:r>
          <w:rPr>
            <w:rFonts w:ascii="Calibri" w:hAnsi="Calibri" w:cs="Calibri"/>
            <w:color w:val="0070C0"/>
            <w:sz w:val="24"/>
            <w:szCs w:val="24"/>
            <w:lang w:val="en" w:eastAsia="zh"/>
          </w:rPr>
          <w:t xml:space="preserve">existing </w:t>
        </w:r>
        <w:r>
          <w:rPr>
            <w:rFonts w:ascii="Calibri" w:hAnsi="Calibri" w:cs="Calibri" w:hint="eastAsia"/>
            <w:color w:val="0070C0"/>
            <w:sz w:val="24"/>
            <w:szCs w:val="24"/>
            <w:lang w:eastAsia="zh"/>
          </w:rPr>
          <w:t>conventional clinical evaluation.</w:t>
        </w:r>
      </w:ins>
      <w:ins w:id="56" w:author="fitdx" w:date="2026-05-13T15:26:00Z">
        <w:r>
          <w:rPr>
            <w:rFonts w:ascii="Calibri" w:hAnsi="Calibri" w:cs="Calibri"/>
            <w:color w:val="0070C0"/>
            <w:sz w:val="24"/>
            <w:szCs w:val="24"/>
            <w:lang w:val="en" w:eastAsia="zh"/>
          </w:rPr>
          <w:t xml:space="preserve"> </w:t>
        </w:r>
      </w:ins>
      <w:ins w:id="57" w:author="fitdx" w:date="2026-05-13T15:21:00Z">
        <w:r>
          <w:rPr>
            <w:rFonts w:ascii="Calibri" w:hAnsi="Calibri" w:cs="Calibri" w:hint="eastAsia"/>
            <w:color w:val="0070C0"/>
            <w:sz w:val="24"/>
            <w:szCs w:val="24"/>
            <w:lang w:eastAsia="zh"/>
          </w:rPr>
          <w:t>More importantly, KeTAS makes it possible to quantify the presence, direction, and severity of keloid invasion in a non-invasive, sensitive, dynamic, real-time, personalized, and self-verifiable manner.</w:t>
        </w:r>
      </w:ins>
    </w:p>
    <w:p w14:paraId="40139CD5" w14:textId="77777777" w:rsidR="00CF7B97" w:rsidRDefault="00000000">
      <w:pPr>
        <w:widowControl/>
        <w:ind w:firstLine="420"/>
        <w:rPr>
          <w:rFonts w:ascii="Calibri" w:hAnsi="Calibri" w:cs="Calibri"/>
          <w:color w:val="0070C0"/>
          <w:sz w:val="24"/>
          <w:szCs w:val="24"/>
          <w:lang w:eastAsia="zh"/>
        </w:rPr>
      </w:pPr>
      <w:ins w:id="58" w:author="fitdx" w:date="2026-05-13T15:21:00Z">
        <w:r>
          <w:rPr>
            <w:rFonts w:ascii="Calibri" w:hAnsi="Calibri" w:cs="Calibri" w:hint="eastAsia"/>
            <w:color w:val="0070C0"/>
            <w:sz w:val="24"/>
            <w:szCs w:val="24"/>
            <w:lang w:eastAsia="zh"/>
          </w:rPr>
          <w:t>Accordingly, KeTAS holds great potential to assist clinicians in identifying keloid invasion for early diagnosis, assessing its spatial range and degree for treatment planning, and further predicting its invasive direction to guide preventive interventions.</w:t>
        </w:r>
      </w:ins>
    </w:p>
    <w:p w14:paraId="60171C77" w14:textId="77777777" w:rsidR="00CF7B97" w:rsidRDefault="00CF7B97">
      <w:pPr>
        <w:widowControl/>
        <w:ind w:firstLine="420"/>
        <w:rPr>
          <w:rFonts w:ascii="Calibri" w:hAnsi="Calibri" w:cs="Calibri"/>
          <w:color w:val="0070C0"/>
          <w:sz w:val="24"/>
          <w:szCs w:val="24"/>
          <w:lang w:eastAsia="zh"/>
        </w:rPr>
      </w:pPr>
    </w:p>
    <w:p w14:paraId="2FF39820" w14:textId="77777777" w:rsidR="00CF7B97" w:rsidRDefault="00000000">
      <w:pPr>
        <w:widowControl/>
        <w:ind w:firstLine="420"/>
        <w:jc w:val="center"/>
        <w:rPr>
          <w:rFonts w:ascii="Calibri" w:hAnsi="Calibri" w:cs="Calibri"/>
          <w:b/>
          <w:bCs/>
          <w:color w:val="FF0000"/>
          <w:sz w:val="24"/>
          <w:szCs w:val="24"/>
        </w:rPr>
      </w:pPr>
      <w:r>
        <w:rPr>
          <w:noProof/>
        </w:rPr>
        <w:drawing>
          <wp:inline distT="0" distB="0" distL="114300" distR="114300" wp14:anchorId="3103859B" wp14:editId="6F295376">
            <wp:extent cx="5269865" cy="4425950"/>
            <wp:effectExtent l="0" t="0" r="13335" b="1905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2"/>
                    <a:stretch>
                      <a:fillRect/>
                    </a:stretch>
                  </pic:blipFill>
                  <pic:spPr>
                    <a:xfrm>
                      <a:off x="0" y="0"/>
                      <a:ext cx="5269865" cy="4425950"/>
                    </a:xfrm>
                    <a:prstGeom prst="rect">
                      <a:avLst/>
                    </a:prstGeom>
                    <a:noFill/>
                    <a:ln>
                      <a:noFill/>
                    </a:ln>
                  </pic:spPr>
                </pic:pic>
              </a:graphicData>
            </a:graphic>
          </wp:inline>
        </w:drawing>
      </w:r>
    </w:p>
    <w:p w14:paraId="6BD47689" w14:textId="77777777" w:rsidR="00CF7B97" w:rsidRDefault="00000000">
      <w:pPr>
        <w:widowControl/>
        <w:jc w:val="center"/>
        <w:rPr>
          <w:rFonts w:ascii="Calibri" w:hAnsi="Calibri" w:cs="Calibri"/>
          <w:b/>
          <w:bCs/>
          <w:color w:val="4472C4" w:themeColor="accent1"/>
          <w:szCs w:val="21"/>
        </w:rPr>
      </w:pPr>
      <w:r>
        <w:rPr>
          <w:rFonts w:ascii="Calibri" w:hAnsi="Calibri" w:cs="Calibri"/>
          <w:b/>
          <w:bCs/>
          <w:color w:val="4472C4" w:themeColor="accent1"/>
          <w:szCs w:val="21"/>
        </w:rPr>
        <w:t>Fig.</w:t>
      </w:r>
      <w:r>
        <w:rPr>
          <w:rFonts w:ascii="Calibri" w:hAnsi="Calibri" w:cs="Calibri" w:hint="eastAsia"/>
          <w:b/>
          <w:bCs/>
          <w:color w:val="4472C4" w:themeColor="accent1"/>
          <w:szCs w:val="21"/>
          <w:lang w:eastAsia="zh"/>
        </w:rPr>
        <w:t>2</w:t>
      </w:r>
      <w:r>
        <w:rPr>
          <w:rFonts w:ascii="Calibri" w:hAnsi="Calibri" w:cs="Calibri"/>
          <w:b/>
          <w:bCs/>
          <w:color w:val="4472C4" w:themeColor="accent1"/>
          <w:szCs w:val="21"/>
        </w:rPr>
        <w:t xml:space="preserve">. Pipeline of </w:t>
      </w:r>
      <w:ins w:id="59" w:author="fitdx" w:date="2026-05-15T11:03:00Z">
        <w:r>
          <w:rPr>
            <w:rFonts w:ascii="Calibri" w:hAnsi="Calibri" w:cs="Calibri"/>
            <w:b/>
            <w:bCs/>
            <w:color w:val="4472C4" w:themeColor="accent1"/>
            <w:szCs w:val="21"/>
            <w:lang w:val="en"/>
          </w:rPr>
          <w:t>KeTAS</w:t>
        </w:r>
      </w:ins>
    </w:p>
    <w:p w14:paraId="5D7DDBBE" w14:textId="77777777" w:rsidR="00CF7B97" w:rsidRDefault="00000000">
      <w:pPr>
        <w:widowControl/>
        <w:ind w:firstLine="420"/>
        <w:rPr>
          <w:rFonts w:ascii="Calibri" w:hAnsi="Calibri" w:cs="Calibri"/>
          <w:sz w:val="24"/>
          <w:szCs w:val="24"/>
        </w:rPr>
      </w:pPr>
      <w:r>
        <w:rPr>
          <w:rFonts w:ascii="Calibri" w:hAnsi="Calibri" w:cs="Calibri"/>
          <w:sz w:val="24"/>
          <w:szCs w:val="24"/>
        </w:rPr>
        <w:lastRenderedPageBreak/>
        <w:t xml:space="preserve">The pipline include data capture, data annotation, and data processing (segmentation with Gabor-gradient domain analysis). The system obtains a novel index of intertidal zones and three indicators of presence, direction, and severity of keloid invasion. </w:t>
      </w:r>
      <w:ins w:id="60" w:author="fitdx" w:date="2026-05-17T23:07:00Z">
        <w:r>
          <w:rPr>
            <w:rFonts w:ascii="Calibri" w:hAnsi="Calibri" w:cs="Calibri" w:hint="eastAsia"/>
            <w:sz w:val="24"/>
            <w:szCs w:val="24"/>
          </w:rPr>
          <w:t>2026</w:t>
        </w:r>
      </w:ins>
    </w:p>
    <w:p w14:paraId="37DCC682" w14:textId="77777777" w:rsidR="00CF7B97" w:rsidRDefault="00CF7B97">
      <w:pPr>
        <w:widowControl/>
        <w:jc w:val="center"/>
        <w:rPr>
          <w:rFonts w:ascii="Calibri" w:hAnsi="Calibri" w:cs="Calibri"/>
          <w:b/>
          <w:bCs/>
          <w:sz w:val="24"/>
          <w:szCs w:val="24"/>
        </w:rPr>
      </w:pPr>
    </w:p>
    <w:p w14:paraId="3377C834" w14:textId="77777777" w:rsidR="00CF7B97" w:rsidRDefault="00CF7B97">
      <w:pPr>
        <w:widowControl/>
        <w:jc w:val="center"/>
        <w:rPr>
          <w:rFonts w:ascii="Calibri" w:hAnsi="Calibri" w:cs="Calibri"/>
          <w:b/>
          <w:bCs/>
          <w:sz w:val="24"/>
          <w:szCs w:val="24"/>
        </w:rPr>
      </w:pPr>
    </w:p>
    <w:p w14:paraId="0C4A5896" w14:textId="77777777" w:rsidR="00CF7B97" w:rsidRDefault="00CF7B97">
      <w:pPr>
        <w:widowControl/>
        <w:ind w:firstLine="420"/>
        <w:rPr>
          <w:ins w:id="61" w:author="fitdx" w:date="2026-05-13T15:09:00Z"/>
          <w:rFonts w:ascii="Calibri" w:hAnsi="Calibri" w:cs="Calibri"/>
          <w:color w:val="000000" w:themeColor="text1"/>
          <w:sz w:val="24"/>
          <w:szCs w:val="24"/>
        </w:rPr>
      </w:pPr>
    </w:p>
    <w:p w14:paraId="30F7A7C2" w14:textId="77777777" w:rsidR="00CF7B97" w:rsidRDefault="00000000">
      <w:pPr>
        <w:widowControl/>
        <w:ind w:firstLine="420"/>
        <w:rPr>
          <w:ins w:id="62" w:author="fitdx" w:date="2026-05-15T15:50:00Z"/>
          <w:rFonts w:ascii="Calibri" w:hAnsi="Calibri" w:cs="Calibri"/>
          <w:color w:val="000000" w:themeColor="text1"/>
          <w:sz w:val="24"/>
          <w:szCs w:val="24"/>
          <w:lang w:val="en"/>
        </w:rPr>
      </w:pPr>
      <w:ins w:id="63" w:author="fitdx" w:date="2026-05-15T15:50:00Z">
        <w:r>
          <w:rPr>
            <w:rFonts w:ascii="Calibri" w:hAnsi="Calibri" w:cs="Calibri" w:hint="eastAsia"/>
            <w:color w:val="000000" w:themeColor="text1"/>
            <w:sz w:val="24"/>
            <w:szCs w:val="24"/>
          </w:rPr>
          <w:t>Ke</w:t>
        </w:r>
        <w:r>
          <w:rPr>
            <w:rFonts w:ascii="Calibri" w:hAnsi="Calibri" w:cs="Calibri"/>
            <w:color w:val="000000" w:themeColor="text1"/>
            <w:sz w:val="24"/>
            <w:szCs w:val="24"/>
          </w:rPr>
          <w:t>-Index and three indicators</w:t>
        </w:r>
      </w:ins>
      <w:ins w:id="64" w:author="fitdx" w:date="2026-05-13T15:13:00Z">
        <w:r>
          <w:rPr>
            <w:rFonts w:ascii="Calibri" w:hAnsi="Calibri" w:cs="Calibri"/>
            <w:color w:val="000000" w:themeColor="text1"/>
            <w:sz w:val="24"/>
            <w:szCs w:val="24"/>
            <w:lang w:val="en"/>
          </w:rPr>
          <w:t xml:space="preserve">: </w:t>
        </w:r>
      </w:ins>
    </w:p>
    <w:p w14:paraId="4ECECD27" w14:textId="77777777" w:rsidR="00CF7B97" w:rsidRDefault="00000000">
      <w:pPr>
        <w:widowControl/>
        <w:ind w:firstLine="420"/>
        <w:rPr>
          <w:rFonts w:ascii="Calibri" w:hAnsi="Calibri" w:cs="Calibri"/>
          <w:color w:val="000000" w:themeColor="text1"/>
          <w:sz w:val="24"/>
          <w:szCs w:val="24"/>
        </w:rPr>
      </w:pPr>
      <w:ins w:id="65" w:author="fitdx" w:date="2026-05-13T15:10:00Z">
        <w:r>
          <w:rPr>
            <w:rFonts w:ascii="Calibri" w:hAnsi="Calibri" w:cs="Calibri"/>
            <w:color w:val="000000" w:themeColor="text1"/>
            <w:sz w:val="24"/>
            <w:szCs w:val="24"/>
            <w:lang w:val="en"/>
          </w:rPr>
          <w:t>Using KeTAS</w:t>
        </w:r>
      </w:ins>
      <w:r>
        <w:rPr>
          <w:rFonts w:ascii="Calibri" w:hAnsi="Calibri" w:cs="Calibri" w:hint="eastAsia"/>
          <w:color w:val="000000" w:themeColor="text1"/>
          <w:sz w:val="24"/>
          <w:szCs w:val="24"/>
        </w:rPr>
        <w:t xml:space="preserve">, </w:t>
      </w:r>
      <w:ins w:id="66" w:author="fitdx" w:date="2026-05-15T15:00:00Z">
        <w:r>
          <w:rPr>
            <w:rFonts w:ascii="Calibri" w:hAnsi="Calibri" w:cs="Calibri"/>
            <w:color w:val="000000" w:themeColor="text1"/>
            <w:sz w:val="24"/>
            <w:szCs w:val="24"/>
          </w:rPr>
          <w:t>Ke-index</w:t>
        </w:r>
      </w:ins>
      <w:r>
        <w:rPr>
          <w:rFonts w:ascii="Calibri" w:hAnsi="Calibri" w:cs="Calibri" w:hint="eastAsia"/>
          <w:color w:val="000000" w:themeColor="text1"/>
          <w:sz w:val="24"/>
          <w:szCs w:val="24"/>
        </w:rPr>
        <w:t xml:space="preserve"> is </w:t>
      </w:r>
      <w:ins w:id="67" w:author="fitdx" w:date="2026-05-13T15:13:00Z">
        <w:r>
          <w:rPr>
            <w:rFonts w:ascii="Calibri" w:hAnsi="Calibri" w:cs="Calibri"/>
            <w:color w:val="000000" w:themeColor="text1"/>
            <w:sz w:val="24"/>
            <w:szCs w:val="24"/>
            <w:lang w:val="en"/>
          </w:rPr>
          <w:t>obtained with</w:t>
        </w:r>
      </w:ins>
      <w:r>
        <w:rPr>
          <w:rFonts w:ascii="Calibri" w:hAnsi="Calibri" w:cs="Calibri" w:hint="eastAsia"/>
          <w:color w:val="000000" w:themeColor="text1"/>
          <w:sz w:val="24"/>
          <w:szCs w:val="24"/>
        </w:rPr>
        <w:t xml:space="preserve"> the following</w:t>
      </w:r>
      <w:r>
        <w:rPr>
          <w:rFonts w:ascii="Calibri" w:hAnsi="Calibri" w:cs="Calibri"/>
          <w:color w:val="000000" w:themeColor="text1"/>
          <w:sz w:val="24"/>
          <w:szCs w:val="24"/>
        </w:rPr>
        <w:t xml:space="preserve"> </w:t>
      </w:r>
      <w:r>
        <w:rPr>
          <w:rFonts w:ascii="Calibri" w:hAnsi="Calibri" w:cs="Calibri" w:hint="eastAsia"/>
          <w:color w:val="000000" w:themeColor="text1"/>
          <w:sz w:val="24"/>
          <w:szCs w:val="24"/>
        </w:rPr>
        <w:t xml:space="preserve">three </w:t>
      </w:r>
      <w:r>
        <w:rPr>
          <w:rFonts w:ascii="Calibri" w:hAnsi="Calibri" w:cs="Calibri"/>
          <w:color w:val="000000" w:themeColor="text1"/>
          <w:sz w:val="24"/>
          <w:szCs w:val="24"/>
        </w:rPr>
        <w:t>medical diagnostic indicators:</w:t>
      </w:r>
    </w:p>
    <w:p w14:paraId="62AF23A6" w14:textId="77777777" w:rsidR="00CF7B97" w:rsidRDefault="00000000">
      <w:pPr>
        <w:widowControl/>
        <w:ind w:firstLine="420"/>
        <w:rPr>
          <w:rFonts w:ascii="Calibri" w:hAnsi="Calibri" w:cs="Calibri"/>
          <w:color w:val="000000"/>
          <w:sz w:val="24"/>
          <w:szCs w:val="24"/>
        </w:rPr>
      </w:pPr>
      <w:r>
        <w:rPr>
          <w:rFonts w:ascii="Calibri" w:hAnsi="Calibri" w:cs="Calibri"/>
          <w:color w:val="000000" w:themeColor="text1"/>
          <w:sz w:val="24"/>
          <w:szCs w:val="24"/>
        </w:rPr>
        <w:t>Indicator 1: The indicator of the presen</w:t>
      </w:r>
      <w:r>
        <w:rPr>
          <w:rFonts w:ascii="Calibri" w:hAnsi="Calibri" w:cs="Calibri"/>
          <w:color w:val="000000"/>
          <w:sz w:val="24"/>
          <w:szCs w:val="24"/>
        </w:rPr>
        <w:t xml:space="preserve">ce of keloid invasion (whether the keloid is growing), derived from the presence or absence of </w:t>
      </w:r>
      <w:r>
        <w:rPr>
          <w:rFonts w:ascii="Calibri" w:hAnsi="Calibri" w:cs="Calibri" w:hint="eastAsia"/>
          <w:color w:val="000000"/>
          <w:sz w:val="24"/>
          <w:szCs w:val="24"/>
          <w:lang w:eastAsia="zh"/>
        </w:rPr>
        <w:t>IZs.</w:t>
      </w:r>
      <w:ins w:id="68" w:author="fitdx" w:date="2026-05-15T15:33:00Z">
        <w:r>
          <w:rPr>
            <w:rFonts w:ascii="Calibri" w:hAnsi="Calibri" w:cs="Calibri" w:hint="eastAsia"/>
            <w:color w:val="000000"/>
            <w:sz w:val="24"/>
            <w:szCs w:val="24"/>
          </w:rPr>
          <w:t>例如</w:t>
        </w:r>
        <w:r>
          <w:rPr>
            <w:rFonts w:ascii="Calibri" w:hAnsi="Calibri" w:cs="Calibri" w:hint="eastAsia"/>
            <w:color w:val="000000"/>
            <w:sz w:val="24"/>
            <w:szCs w:val="24"/>
          </w:rPr>
          <w:t>xxx</w:t>
        </w:r>
      </w:ins>
      <w:ins w:id="69" w:author="fitdx" w:date="2026-05-15T15:46:00Z">
        <w:r>
          <w:rPr>
            <w:rFonts w:ascii="Calibri" w:hAnsi="Calibri" w:cs="Calibri" w:hint="eastAsia"/>
            <w:color w:val="000000"/>
            <w:sz w:val="24"/>
            <w:szCs w:val="24"/>
          </w:rPr>
          <w:t>示例图，需要跑一下</w:t>
        </w:r>
        <w:r>
          <w:rPr>
            <w:rFonts w:ascii="Calibri" w:hAnsi="Calibri" w:cs="Calibri" w:hint="eastAsia"/>
            <w:color w:val="000000"/>
            <w:sz w:val="24"/>
            <w:szCs w:val="24"/>
          </w:rPr>
          <w:t>seg</w:t>
        </w:r>
        <w:r>
          <w:rPr>
            <w:rFonts w:ascii="Calibri" w:hAnsi="Calibri" w:cs="Calibri" w:hint="eastAsia"/>
            <w:color w:val="000000"/>
            <w:sz w:val="24"/>
            <w:szCs w:val="24"/>
          </w:rPr>
          <w:t>，得到</w:t>
        </w:r>
        <w:r>
          <w:rPr>
            <w:rFonts w:ascii="Calibri" w:hAnsi="Calibri" w:cs="Calibri"/>
            <w:color w:val="000000"/>
            <w:sz w:val="24"/>
            <w:szCs w:val="24"/>
          </w:rPr>
          <w:t>0-1 mask map (h,w,1)</w:t>
        </w:r>
      </w:ins>
      <w:ins w:id="70" w:author="fitdx" w:date="2026-05-15T15:47:00Z">
        <w:r>
          <w:rPr>
            <w:rFonts w:ascii="Calibri" w:hAnsi="Calibri" w:cs="Calibri" w:hint="eastAsia"/>
            <w:color w:val="000000"/>
            <w:sz w:val="24"/>
            <w:szCs w:val="24"/>
          </w:rPr>
          <w:t>，每个区域的</w:t>
        </w:r>
        <w:r>
          <w:rPr>
            <w:rFonts w:ascii="Calibri" w:hAnsi="Calibri" w:cs="Calibri"/>
            <w:color w:val="000000"/>
            <w:sz w:val="24"/>
            <w:szCs w:val="24"/>
          </w:rPr>
          <w:t>presence</w:t>
        </w:r>
      </w:ins>
    </w:p>
    <w:p w14:paraId="3D6446F2" w14:textId="77777777" w:rsidR="00CF7B97" w:rsidRDefault="00000000">
      <w:pPr>
        <w:widowControl/>
        <w:ind w:firstLine="420"/>
        <w:rPr>
          <w:ins w:id="71" w:author="fitdx" w:date="2026-05-15T15:33:00Z"/>
          <w:rFonts w:ascii="Calibri" w:hAnsi="Calibri" w:cs="Calibri"/>
          <w:color w:val="000000"/>
          <w:sz w:val="24"/>
          <w:szCs w:val="24"/>
        </w:rPr>
      </w:pPr>
      <w:r>
        <w:rPr>
          <w:rFonts w:ascii="Calibri" w:hAnsi="Calibri" w:cs="Calibri"/>
          <w:color w:val="000000" w:themeColor="text1"/>
          <w:sz w:val="24"/>
          <w:szCs w:val="24"/>
        </w:rPr>
        <w:t xml:space="preserve">Indicator </w:t>
      </w:r>
      <w:r>
        <w:rPr>
          <w:rFonts w:ascii="Calibri" w:hAnsi="Calibri" w:cs="Calibri" w:hint="eastAsia"/>
          <w:color w:val="000000" w:themeColor="text1"/>
          <w:sz w:val="24"/>
          <w:szCs w:val="24"/>
        </w:rPr>
        <w:t>2</w:t>
      </w:r>
      <w:r>
        <w:rPr>
          <w:rFonts w:ascii="Calibri" w:hAnsi="Calibri" w:cs="Calibri"/>
          <w:color w:val="000000" w:themeColor="text1"/>
          <w:sz w:val="24"/>
          <w:szCs w:val="24"/>
        </w:rPr>
        <w:t>: The indicator o</w:t>
      </w:r>
      <w:r>
        <w:rPr>
          <w:rFonts w:ascii="Calibri" w:hAnsi="Calibri" w:cs="Calibri"/>
          <w:color w:val="000000"/>
          <w:sz w:val="24"/>
          <w:szCs w:val="24"/>
        </w:rPr>
        <w:t>f severity of keloid invasion, derive</w:t>
      </w:r>
      <w:r>
        <w:rPr>
          <w:rFonts w:ascii="Calibri" w:hAnsi="Calibri" w:cs="Calibri"/>
          <w:color w:val="000000" w:themeColor="text1"/>
          <w:sz w:val="24"/>
          <w:szCs w:val="24"/>
        </w:rPr>
        <w:t xml:space="preserve">d from the ratio of </w:t>
      </w:r>
      <w:r>
        <w:rPr>
          <w:rFonts w:ascii="Calibri" w:hAnsi="Calibri" w:cs="Calibri" w:hint="eastAsia"/>
          <w:color w:val="000000" w:themeColor="text1"/>
          <w:sz w:val="24"/>
          <w:szCs w:val="24"/>
          <w:lang w:eastAsia="zh"/>
        </w:rPr>
        <w:t>IZ</w:t>
      </w:r>
      <w:r>
        <w:rPr>
          <w:rFonts w:ascii="Calibri" w:hAnsi="Calibri" w:cs="Calibri"/>
          <w:color w:val="0070C0"/>
          <w:sz w:val="24"/>
          <w:szCs w:val="24"/>
        </w:rPr>
        <w:t xml:space="preserve"> </w:t>
      </w:r>
      <w:r>
        <w:rPr>
          <w:rFonts w:ascii="Calibri" w:hAnsi="Calibri" w:cs="Calibri"/>
          <w:color w:val="000000" w:themeColor="text1"/>
          <w:sz w:val="24"/>
          <w:szCs w:val="24"/>
        </w:rPr>
        <w:t xml:space="preserve">area to total keloid area (The total keloid area of the entire keloid lesion is also segmented using the </w:t>
      </w:r>
      <w:r>
        <w:rPr>
          <w:rFonts w:ascii="Calibri" w:hAnsi="Calibri" w:cs="Calibri" w:hint="eastAsia"/>
          <w:color w:val="000000" w:themeColor="text1"/>
          <w:sz w:val="24"/>
          <w:szCs w:val="24"/>
          <w:lang w:eastAsia="zh"/>
        </w:rPr>
        <w:t>KeTAS</w:t>
      </w:r>
      <w:r>
        <w:rPr>
          <w:rFonts w:ascii="Calibri" w:hAnsi="Calibri" w:cs="Calibri"/>
          <w:color w:val="000000" w:themeColor="text1"/>
          <w:sz w:val="24"/>
          <w:szCs w:val="24"/>
        </w:rPr>
        <w:t>).</w:t>
      </w:r>
      <w:ins w:id="72" w:author="fitdx" w:date="2026-05-15T15:33:00Z">
        <w:r>
          <w:rPr>
            <w:rFonts w:ascii="Calibri" w:hAnsi="Calibri" w:cs="Calibri" w:hint="eastAsia"/>
            <w:color w:val="000000"/>
            <w:sz w:val="24"/>
            <w:szCs w:val="24"/>
          </w:rPr>
          <w:t>例如</w:t>
        </w:r>
        <w:r>
          <w:rPr>
            <w:rFonts w:ascii="Calibri" w:hAnsi="Calibri" w:cs="Calibri" w:hint="eastAsia"/>
            <w:color w:val="000000"/>
            <w:sz w:val="24"/>
            <w:szCs w:val="24"/>
          </w:rPr>
          <w:t>xxx</w:t>
        </w:r>
      </w:ins>
      <w:ins w:id="73" w:author="fitdx" w:date="2026-05-15T15:46:00Z">
        <w:r>
          <w:rPr>
            <w:rFonts w:ascii="Calibri" w:hAnsi="Calibri" w:cs="Calibri"/>
            <w:color w:val="000000"/>
            <w:sz w:val="24"/>
            <w:szCs w:val="24"/>
          </w:rPr>
          <w:t>,</w:t>
        </w:r>
        <w:r>
          <w:rPr>
            <w:rFonts w:ascii="Calibri" w:hAnsi="Calibri" w:cs="Calibri" w:hint="eastAsia"/>
            <w:color w:val="000000"/>
            <w:sz w:val="24"/>
            <w:szCs w:val="24"/>
          </w:rPr>
          <w:t>八个区域的</w:t>
        </w:r>
      </w:ins>
      <w:ins w:id="74" w:author="fitdx" w:date="2026-05-15T15:47:00Z">
        <w:r>
          <w:rPr>
            <w:rFonts w:ascii="Calibri" w:hAnsi="Calibri" w:cs="Calibri" w:hint="eastAsia"/>
            <w:color w:val="000000"/>
            <w:sz w:val="24"/>
            <w:szCs w:val="24"/>
          </w:rPr>
          <w:t>活跃度</w:t>
        </w:r>
      </w:ins>
    </w:p>
    <w:p w14:paraId="5CA75403" w14:textId="77777777" w:rsidR="00CF7B97" w:rsidRDefault="00CF7B97">
      <w:pPr>
        <w:widowControl/>
        <w:ind w:firstLine="420"/>
        <w:rPr>
          <w:rFonts w:ascii="Calibri" w:hAnsi="Calibri" w:cs="Calibri"/>
          <w:color w:val="000000" w:themeColor="text1"/>
          <w:sz w:val="24"/>
          <w:szCs w:val="24"/>
        </w:rPr>
      </w:pPr>
    </w:p>
    <w:p w14:paraId="298C013E" w14:textId="77777777" w:rsidR="00CF7B97" w:rsidRDefault="00000000">
      <w:pPr>
        <w:widowControl/>
        <w:ind w:firstLine="420"/>
        <w:rPr>
          <w:ins w:id="75" w:author="fitdx" w:date="2026-05-15T15:33:00Z"/>
          <w:rFonts w:ascii="Calibri" w:hAnsi="Calibri" w:cs="Calibri"/>
          <w:color w:val="000000"/>
          <w:sz w:val="24"/>
          <w:szCs w:val="24"/>
        </w:rPr>
      </w:pPr>
      <w:r>
        <w:rPr>
          <w:rFonts w:ascii="Calibri" w:hAnsi="Calibri" w:cs="Calibri"/>
          <w:color w:val="000000" w:themeColor="text1"/>
          <w:sz w:val="24"/>
          <w:szCs w:val="24"/>
        </w:rPr>
        <w:t xml:space="preserve">Indicator </w:t>
      </w:r>
      <w:r>
        <w:rPr>
          <w:rFonts w:ascii="Calibri" w:hAnsi="Calibri" w:cs="Calibri" w:hint="eastAsia"/>
          <w:color w:val="000000" w:themeColor="text1"/>
          <w:sz w:val="24"/>
          <w:szCs w:val="24"/>
        </w:rPr>
        <w:t>3</w:t>
      </w:r>
      <w:r>
        <w:rPr>
          <w:rFonts w:ascii="Calibri" w:hAnsi="Calibri" w:cs="Calibri"/>
          <w:color w:val="000000" w:themeColor="text1"/>
          <w:sz w:val="24"/>
          <w:szCs w:val="24"/>
        </w:rPr>
        <w:t xml:space="preserve">: </w:t>
      </w:r>
      <w:r>
        <w:rPr>
          <w:rFonts w:ascii="Calibri" w:hAnsi="Calibri" w:cs="Calibri" w:hint="eastAsia"/>
          <w:color w:val="000000" w:themeColor="text1"/>
          <w:sz w:val="24"/>
          <w:szCs w:val="24"/>
          <w:lang w:eastAsia="zh"/>
        </w:rPr>
        <w:t>T</w:t>
      </w:r>
      <w:r>
        <w:rPr>
          <w:rFonts w:ascii="Calibri" w:hAnsi="Calibri" w:cs="Calibri"/>
          <w:color w:val="000000" w:themeColor="text1"/>
          <w:sz w:val="24"/>
          <w:szCs w:val="24"/>
        </w:rPr>
        <w:t>he indi</w:t>
      </w:r>
      <w:r>
        <w:rPr>
          <w:rFonts w:ascii="Calibri" w:hAnsi="Calibri" w:cs="Calibri"/>
          <w:color w:val="000000"/>
          <w:sz w:val="24"/>
          <w:szCs w:val="24"/>
        </w:rPr>
        <w:t>cator of the direction of keloid invasion, d</w:t>
      </w:r>
      <w:r>
        <w:rPr>
          <w:rFonts w:ascii="Calibri" w:hAnsi="Calibri" w:cs="Calibri"/>
          <w:color w:val="000000" w:themeColor="text1"/>
          <w:sz w:val="24"/>
          <w:szCs w:val="24"/>
        </w:rPr>
        <w:t xml:space="preserve">erived from </w:t>
      </w:r>
      <w:r>
        <w:rPr>
          <w:rFonts w:ascii="Calibri" w:hAnsi="Calibri" w:cs="Calibri"/>
          <w:sz w:val="24"/>
          <w:szCs w:val="24"/>
        </w:rPr>
        <w:t>texture direction analysis</w:t>
      </w:r>
      <w:r>
        <w:rPr>
          <w:rFonts w:ascii="Calibri" w:hAnsi="Calibri" w:cs="Calibri"/>
          <w:color w:val="000000" w:themeColor="text1"/>
          <w:sz w:val="24"/>
          <w:szCs w:val="24"/>
        </w:rPr>
        <w:t xml:space="preserve"> of </w:t>
      </w:r>
      <w:r>
        <w:rPr>
          <w:rFonts w:ascii="Calibri" w:hAnsi="Calibri" w:cs="Calibri" w:hint="eastAsia"/>
          <w:color w:val="000000" w:themeColor="text1"/>
          <w:sz w:val="24"/>
          <w:szCs w:val="24"/>
          <w:lang w:eastAsia="zh"/>
        </w:rPr>
        <w:t xml:space="preserve">KeTAS </w:t>
      </w:r>
      <w:r>
        <w:rPr>
          <w:rFonts w:ascii="Calibri" w:hAnsi="Calibri" w:cs="Calibri"/>
          <w:color w:val="000000" w:themeColor="text1"/>
          <w:sz w:val="24"/>
          <w:szCs w:val="24"/>
        </w:rPr>
        <w:t xml:space="preserve">within the segmented </w:t>
      </w:r>
      <w:r>
        <w:rPr>
          <w:rFonts w:ascii="Calibri" w:hAnsi="Calibri" w:cs="Calibri" w:hint="eastAsia"/>
          <w:color w:val="000000" w:themeColor="text1"/>
          <w:sz w:val="24"/>
          <w:szCs w:val="24"/>
          <w:lang w:eastAsia="zh"/>
        </w:rPr>
        <w:t>IZs</w:t>
      </w:r>
      <w:r>
        <w:rPr>
          <w:rFonts w:ascii="Calibri" w:hAnsi="Calibri" w:cs="Calibri"/>
          <w:color w:val="0070C0"/>
          <w:sz w:val="24"/>
          <w:szCs w:val="24"/>
        </w:rPr>
        <w:t>.</w:t>
      </w:r>
      <w:ins w:id="76" w:author="fitdx" w:date="2026-05-15T15:33:00Z">
        <w:r>
          <w:rPr>
            <w:rFonts w:ascii="Calibri" w:hAnsi="Calibri" w:cs="Calibri" w:hint="eastAsia"/>
            <w:color w:val="000000"/>
            <w:sz w:val="24"/>
            <w:szCs w:val="24"/>
          </w:rPr>
          <w:t>例如</w:t>
        </w:r>
        <w:r>
          <w:rPr>
            <w:rFonts w:ascii="Calibri" w:hAnsi="Calibri" w:cs="Calibri" w:hint="eastAsia"/>
            <w:color w:val="000000"/>
            <w:sz w:val="24"/>
            <w:szCs w:val="24"/>
          </w:rPr>
          <w:t>xxx</w:t>
        </w:r>
      </w:ins>
    </w:p>
    <w:p w14:paraId="5BDDC2E3" w14:textId="77777777" w:rsidR="00CF7B97" w:rsidRDefault="00000000">
      <w:pPr>
        <w:widowControl/>
        <w:ind w:firstLine="420"/>
        <w:jc w:val="center"/>
        <w:rPr>
          <w:rFonts w:ascii="Calibri" w:hAnsi="Calibri" w:cs="Calibri"/>
          <w:b/>
          <w:bCs/>
          <w:color w:val="FF0000"/>
          <w:sz w:val="24"/>
          <w:szCs w:val="24"/>
        </w:rPr>
      </w:pPr>
      <w:r>
        <w:rPr>
          <w:noProof/>
        </w:rPr>
        <w:lastRenderedPageBreak/>
        <w:drawing>
          <wp:inline distT="0" distB="0" distL="114300" distR="114300" wp14:anchorId="1F73D300" wp14:editId="397267AA">
            <wp:extent cx="5267325" cy="5127625"/>
            <wp:effectExtent l="0" t="0" r="15875"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5267325" cy="5127625"/>
                    </a:xfrm>
                    <a:prstGeom prst="rect">
                      <a:avLst/>
                    </a:prstGeom>
                    <a:noFill/>
                    <a:ln>
                      <a:noFill/>
                    </a:ln>
                  </pic:spPr>
                </pic:pic>
              </a:graphicData>
            </a:graphic>
          </wp:inline>
        </w:drawing>
      </w:r>
    </w:p>
    <w:p w14:paraId="11104774" w14:textId="77777777" w:rsidR="00CF7B97" w:rsidRDefault="00000000">
      <w:pPr>
        <w:widowControl/>
        <w:jc w:val="center"/>
        <w:rPr>
          <w:rFonts w:ascii="Calibri" w:hAnsi="Calibri" w:cs="Calibri"/>
          <w:b/>
          <w:bCs/>
          <w:color w:val="4472C4" w:themeColor="accent1"/>
          <w:szCs w:val="21"/>
        </w:rPr>
      </w:pPr>
      <w:r>
        <w:rPr>
          <w:rFonts w:ascii="Calibri" w:hAnsi="Calibri" w:cs="Calibri"/>
          <w:b/>
          <w:bCs/>
          <w:color w:val="4472C4" w:themeColor="accent1"/>
          <w:szCs w:val="21"/>
        </w:rPr>
        <w:t>Fig.</w:t>
      </w:r>
      <w:r>
        <w:rPr>
          <w:rFonts w:ascii="Calibri" w:hAnsi="Calibri" w:cs="Calibri" w:hint="eastAsia"/>
          <w:b/>
          <w:bCs/>
          <w:color w:val="4472C4" w:themeColor="accent1"/>
          <w:szCs w:val="21"/>
        </w:rPr>
        <w:t>3</w:t>
      </w:r>
      <w:r>
        <w:rPr>
          <w:rFonts w:ascii="Calibri" w:hAnsi="Calibri" w:cs="Calibri"/>
          <w:b/>
          <w:bCs/>
          <w:color w:val="4472C4" w:themeColor="accent1"/>
          <w:szCs w:val="21"/>
        </w:rPr>
        <w:t xml:space="preserve">. </w:t>
      </w:r>
      <w:r>
        <w:rPr>
          <w:rFonts w:ascii="Calibri" w:hAnsi="Calibri" w:cs="Calibri" w:hint="eastAsia"/>
          <w:b/>
          <w:bCs/>
          <w:color w:val="4472C4" w:themeColor="accent1"/>
          <w:szCs w:val="21"/>
        </w:rPr>
        <w:t>Verification</w:t>
      </w:r>
      <w:r>
        <w:rPr>
          <w:rFonts w:ascii="Calibri" w:hAnsi="Calibri" w:cs="Calibri"/>
          <w:b/>
          <w:bCs/>
          <w:color w:val="4472C4" w:themeColor="accent1"/>
          <w:szCs w:val="21"/>
        </w:rPr>
        <w:t xml:space="preserve"> of </w:t>
      </w:r>
      <w:ins w:id="77" w:author="fitdx" w:date="2026-05-15T11:03:00Z">
        <w:r>
          <w:rPr>
            <w:rFonts w:ascii="Calibri" w:hAnsi="Calibri" w:cs="Calibri"/>
            <w:b/>
            <w:bCs/>
            <w:color w:val="4472C4" w:themeColor="accent1"/>
            <w:szCs w:val="21"/>
            <w:lang w:val="en"/>
          </w:rPr>
          <w:t>KeTAS</w:t>
        </w:r>
      </w:ins>
    </w:p>
    <w:p w14:paraId="2CA31B42" w14:textId="77777777" w:rsidR="00CF7B97" w:rsidRDefault="00CF7B97">
      <w:pPr>
        <w:widowControl/>
        <w:ind w:firstLine="420"/>
        <w:rPr>
          <w:rFonts w:ascii="Calibri" w:hAnsi="Calibri" w:cs="Calibri"/>
          <w:color w:val="000000" w:themeColor="text1"/>
          <w:sz w:val="24"/>
          <w:szCs w:val="24"/>
        </w:rPr>
      </w:pPr>
    </w:p>
    <w:p w14:paraId="23A66C89" w14:textId="77777777" w:rsidR="00CF7B97" w:rsidRDefault="00000000">
      <w:pPr>
        <w:widowControl/>
        <w:ind w:firstLine="420"/>
        <w:rPr>
          <w:rFonts w:ascii="Calibri" w:hAnsi="Calibri" w:cs="Calibri"/>
          <w:color w:val="000000" w:themeColor="text1"/>
          <w:sz w:val="24"/>
          <w:szCs w:val="24"/>
        </w:rPr>
      </w:pPr>
      <w:ins w:id="78" w:author="fitdx" w:date="2026-05-15T15:32:00Z">
        <w:r>
          <w:rPr>
            <w:rFonts w:ascii="Calibri" w:hAnsi="Calibri" w:cs="Calibri" w:hint="eastAsia"/>
            <w:color w:val="000000" w:themeColor="text1"/>
            <w:sz w:val="24"/>
            <w:szCs w:val="24"/>
          </w:rPr>
          <w:t>结合</w:t>
        </w:r>
      </w:ins>
      <w:ins w:id="79" w:author="fitdx" w:date="2026-05-15T15:49:00Z">
        <w:r>
          <w:rPr>
            <w:rFonts w:ascii="Calibri" w:hAnsi="Calibri" w:cs="Calibri" w:hint="eastAsia"/>
            <w:color w:val="000000" w:themeColor="text1"/>
            <w:sz w:val="24"/>
            <w:szCs w:val="24"/>
          </w:rPr>
          <w:t>新的图和</w:t>
        </w:r>
        <w:r>
          <w:rPr>
            <w:rFonts w:ascii="Calibri" w:hAnsi="Calibri" w:cs="Calibri" w:hint="eastAsia"/>
            <w:color w:val="000000" w:themeColor="text1"/>
            <w:sz w:val="24"/>
            <w:szCs w:val="24"/>
          </w:rPr>
          <w:t>seg/direction</w:t>
        </w:r>
      </w:ins>
      <w:ins w:id="80" w:author="fitdx" w:date="2026-05-15T15:50:00Z">
        <w:r>
          <w:rPr>
            <w:rFonts w:ascii="Calibri" w:hAnsi="Calibri" w:cs="Calibri" w:hint="eastAsia"/>
            <w:color w:val="000000" w:themeColor="text1"/>
            <w:sz w:val="24"/>
            <w:szCs w:val="24"/>
          </w:rPr>
          <w:t>结果</w:t>
        </w:r>
      </w:ins>
      <w:ins w:id="81" w:author="fitdx" w:date="2026-05-15T15:32:00Z">
        <w:r>
          <w:rPr>
            <w:rFonts w:ascii="Calibri" w:hAnsi="Calibri" w:cs="Calibri" w:hint="eastAsia"/>
            <w:color w:val="000000" w:themeColor="text1"/>
            <w:sz w:val="24"/>
            <w:szCs w:val="24"/>
          </w:rPr>
          <w:t>描述</w:t>
        </w:r>
      </w:ins>
    </w:p>
    <w:p w14:paraId="16B4CDE7" w14:textId="77777777" w:rsidR="00CF7B97" w:rsidRDefault="00000000">
      <w:pPr>
        <w:widowControl/>
        <w:tabs>
          <w:tab w:val="left" w:pos="2694"/>
        </w:tabs>
        <w:ind w:firstLine="420"/>
        <w:rPr>
          <w:rFonts w:ascii="Calibri" w:hAnsi="Calibri" w:cs="Calibri"/>
          <w:color w:val="000000"/>
          <w:sz w:val="24"/>
          <w:szCs w:val="24"/>
        </w:rPr>
      </w:pPr>
      <w:ins w:id="82" w:author="fitdx" w:date="2026-05-15T15:51:00Z">
        <w:r>
          <w:rPr>
            <w:rFonts w:ascii="Calibri" w:hAnsi="Calibri" w:cs="Calibri"/>
            <w:color w:val="000000"/>
            <w:sz w:val="24"/>
            <w:szCs w:val="24"/>
          </w:rPr>
          <w:t>Verification</w:t>
        </w:r>
      </w:ins>
      <w:ins w:id="83" w:author="fitdx" w:date="2026-05-13T15:13:00Z">
        <w:r>
          <w:rPr>
            <w:rFonts w:ascii="Calibri" w:hAnsi="Calibri" w:cs="Calibri"/>
            <w:color w:val="000000"/>
            <w:sz w:val="24"/>
            <w:szCs w:val="24"/>
            <w:lang w:val="en"/>
          </w:rPr>
          <w:t xml:space="preserve">: </w:t>
        </w:r>
      </w:ins>
      <w:commentRangeStart w:id="84"/>
      <w:r>
        <w:rPr>
          <w:rFonts w:ascii="Calibri" w:hAnsi="Calibri" w:cs="Calibri"/>
          <w:color w:val="000000"/>
          <w:sz w:val="24"/>
          <w:szCs w:val="24"/>
        </w:rPr>
        <w:t>Sensitivity, accuracy, and repeatability</w:t>
      </w:r>
      <w:commentRangeEnd w:id="84"/>
      <w:r>
        <w:rPr>
          <w:rStyle w:val="a3"/>
          <w:rFonts w:ascii="Calibri" w:hAnsi="Calibri" w:cs="Calibri"/>
          <w:color w:val="000000"/>
          <w:sz w:val="24"/>
          <w:szCs w:val="24"/>
        </w:rPr>
        <w:commentReference w:id="84"/>
      </w:r>
      <w:r>
        <w:rPr>
          <w:rFonts w:ascii="Calibri" w:hAnsi="Calibri" w:cs="Calibri"/>
          <w:color w:val="000000"/>
          <w:sz w:val="24"/>
          <w:szCs w:val="24"/>
        </w:rPr>
        <w:t xml:space="preserve"> of those indicators have been repeatedly verified during the dynamic processes of clinical observations and evaluations. (1) </w:t>
      </w:r>
      <w:r>
        <w:rPr>
          <w:rFonts w:ascii="Calibri" w:hAnsi="Calibri" w:cs="Calibri"/>
          <w:b/>
          <w:bCs/>
          <w:color w:val="000000"/>
          <w:sz w:val="24"/>
          <w:szCs w:val="24"/>
        </w:rPr>
        <w:t>Sensitivity</w:t>
      </w:r>
      <w:r>
        <w:rPr>
          <w:rFonts w:ascii="Calibri" w:hAnsi="Calibri" w:cs="Calibri" w:hint="eastAsia"/>
          <w:color w:val="000000"/>
          <w:sz w:val="24"/>
          <w:szCs w:val="24"/>
        </w:rPr>
        <w:t>.</w:t>
      </w:r>
      <w:r>
        <w:rPr>
          <w:rFonts w:ascii="Calibri" w:hAnsi="Calibri" w:cs="Calibri"/>
          <w:color w:val="000000"/>
          <w:sz w:val="24"/>
          <w:szCs w:val="24"/>
        </w:rPr>
        <w:t xml:space="preserve"> The </w:t>
      </w:r>
      <w:r>
        <w:rPr>
          <w:rFonts w:ascii="Calibri" w:hAnsi="Calibri" w:cs="Calibri"/>
          <w:i/>
          <w:iCs/>
          <w:color w:val="000000"/>
          <w:sz w:val="24"/>
          <w:szCs w:val="24"/>
        </w:rPr>
        <w:t>dyanamic</w:t>
      </w:r>
      <w:r>
        <w:rPr>
          <w:rFonts w:ascii="Calibri" w:hAnsi="Calibri" w:cs="Calibri"/>
          <w:color w:val="000000"/>
          <w:sz w:val="24"/>
          <w:szCs w:val="24"/>
        </w:rPr>
        <w:t xml:space="preserve"> skin texture highly sensitive and responsive to local motions in an instable way, when repeatedly operated for a long-enough period, can solidify into </w:t>
      </w:r>
      <w:r>
        <w:rPr>
          <w:rFonts w:ascii="Calibri" w:hAnsi="Calibri" w:cs="Calibri"/>
          <w:i/>
          <w:iCs/>
          <w:color w:val="000000"/>
          <w:sz w:val="24"/>
          <w:szCs w:val="24"/>
        </w:rPr>
        <w:t xml:space="preserve">static </w:t>
      </w:r>
      <w:r>
        <w:rPr>
          <w:rFonts w:ascii="Calibri" w:hAnsi="Calibri" w:cs="Calibri"/>
          <w:color w:val="000000"/>
          <w:sz w:val="24"/>
          <w:szCs w:val="24"/>
        </w:rPr>
        <w:t xml:space="preserve">skin textures and externally presented as stable signals. Such early signals can be captured by our system when initially appeared, before the traditional and late histological evidences can be manifested meaningful. (2) </w:t>
      </w:r>
      <w:r>
        <w:rPr>
          <w:rFonts w:ascii="Calibri" w:hAnsi="Calibri" w:cs="Calibri"/>
          <w:b/>
          <w:bCs/>
          <w:color w:val="000000"/>
          <w:sz w:val="24"/>
          <w:szCs w:val="24"/>
        </w:rPr>
        <w:t>Validity</w:t>
      </w:r>
      <w:r>
        <w:rPr>
          <w:rFonts w:ascii="Calibri" w:hAnsi="Calibri" w:cs="Calibri"/>
          <w:color w:val="000000"/>
          <w:sz w:val="24"/>
          <w:szCs w:val="24"/>
        </w:rPr>
        <w:t xml:space="preserve">. The assessments of keloid invasion for each invividual from the perspectives of its existence, severity and dirction have been extended for additional 6 months, aside from the standard obervasion period, which allows for presenting thereby verifying the skin texture assessment of the local invasion </w:t>
      </w:r>
      <w:r>
        <w:rPr>
          <w:rFonts w:ascii="Calibri" w:hAnsi="Calibri" w:cs="Calibri" w:hint="eastAsia"/>
          <w:color w:val="000000"/>
          <w:sz w:val="24"/>
          <w:szCs w:val="24"/>
        </w:rPr>
        <w:t>in</w:t>
      </w:r>
      <w:r>
        <w:rPr>
          <w:rFonts w:ascii="Calibri" w:hAnsi="Calibri" w:cs="Calibri"/>
          <w:color w:val="000000"/>
          <w:sz w:val="24"/>
          <w:szCs w:val="24"/>
        </w:rPr>
        <w:t xml:space="preserve"> a dynamic way to ensure the accuracy of our evaluations. (3) </w:t>
      </w:r>
      <w:r>
        <w:rPr>
          <w:rFonts w:ascii="Calibri" w:hAnsi="Calibri" w:cs="Calibri"/>
          <w:b/>
          <w:bCs/>
          <w:color w:val="000000"/>
          <w:sz w:val="24"/>
          <w:szCs w:val="24"/>
        </w:rPr>
        <w:t>Repeatibility</w:t>
      </w:r>
      <w:r>
        <w:rPr>
          <w:rFonts w:ascii="Calibri" w:hAnsi="Calibri" w:cs="Calibri"/>
          <w:color w:val="000000"/>
          <w:sz w:val="24"/>
          <w:szCs w:val="24"/>
        </w:rPr>
        <w:t xml:space="preserve">. For all the patients, whatever therapeutic strategies they prefer and finally choose, pharmaceutical palliative treatment or surgical resection followed by postherapeutic radiation therapy (Figures), </w:t>
      </w:r>
      <w:r>
        <w:rPr>
          <w:rFonts w:ascii="Calibri" w:hAnsi="Calibri" w:cs="Calibri"/>
          <w:color w:val="000000"/>
          <w:sz w:val="24"/>
          <w:szCs w:val="24"/>
        </w:rPr>
        <w:lastRenderedPageBreak/>
        <w:t xml:space="preserve">the development, invasion or recurrence of keloidogensis was cross-validified accordingly as mentioned in (2) to guarentee the assessment homogeneity among different locations and courses of the disease, as well as different patient individuals, genders, and ages, at the least under the current research capacity. And (4) </w:t>
      </w:r>
      <w:r>
        <w:rPr>
          <w:rFonts w:ascii="Calibri" w:hAnsi="Calibri" w:cs="Calibri"/>
          <w:b/>
          <w:bCs/>
          <w:color w:val="000000"/>
          <w:sz w:val="24"/>
          <w:szCs w:val="24"/>
        </w:rPr>
        <w:t>Reliability.</w:t>
      </w:r>
      <w:r>
        <w:rPr>
          <w:rFonts w:ascii="Calibri" w:hAnsi="Calibri" w:cs="Calibri"/>
          <w:color w:val="000000"/>
          <w:sz w:val="24"/>
          <w:szCs w:val="24"/>
        </w:rPr>
        <w:t xml:space="preserve"> The reliance on specialized imaging hardwares such as camera and lens is low during image acquisition in our system. Additionally, the topical interference during figure recognition is minimal for non-dermatoglyphic confounding variables such as hair strand, skin debris, and topical drug residues. Under such deliberatedly guided superior signal-to-noise ratios, the reliability dermatoglyphic assenssment afterwards can be enhanced accordingly.</w:t>
      </w:r>
    </w:p>
    <w:p w14:paraId="42FE1C6F" w14:textId="77777777" w:rsidR="00CF7B97" w:rsidRDefault="00CF7B97">
      <w:pPr>
        <w:widowControl/>
        <w:jc w:val="left"/>
        <w:rPr>
          <w:rFonts w:ascii="Calibri" w:hAnsi="Calibri" w:cs="Calibri"/>
          <w:b/>
          <w:bCs/>
          <w:sz w:val="24"/>
          <w:szCs w:val="24"/>
        </w:rPr>
      </w:pPr>
    </w:p>
    <w:p w14:paraId="27516650" w14:textId="77777777" w:rsidR="00CF7B97" w:rsidRDefault="00000000">
      <w:pPr>
        <w:widowControl/>
        <w:jc w:val="left"/>
        <w:rPr>
          <w:rFonts w:ascii="Calibri" w:hAnsi="Calibri" w:cs="Calibri"/>
          <w:b/>
          <w:bCs/>
          <w:sz w:val="24"/>
          <w:szCs w:val="24"/>
        </w:rPr>
      </w:pPr>
      <w:r>
        <w:rPr>
          <w:rFonts w:ascii="Calibri" w:hAnsi="Calibri" w:cs="Calibri"/>
          <w:b/>
          <w:bCs/>
          <w:sz w:val="24"/>
          <w:szCs w:val="24"/>
        </w:rPr>
        <w:t>Discussion</w:t>
      </w:r>
    </w:p>
    <w:p w14:paraId="2CDE2BB7" w14:textId="77777777" w:rsidR="00CF7B97" w:rsidRDefault="00000000">
      <w:pPr>
        <w:widowControl/>
        <w:jc w:val="left"/>
        <w:rPr>
          <w:rFonts w:ascii="Calibri" w:hAnsi="Calibri" w:cs="Calibri"/>
          <w:b/>
          <w:bCs/>
          <w:sz w:val="24"/>
          <w:szCs w:val="24"/>
        </w:rPr>
      </w:pPr>
      <w:r>
        <w:rPr>
          <w:rFonts w:ascii="Calibri" w:hAnsi="Calibri" w:cs="Calibri"/>
          <w:b/>
          <w:bCs/>
          <w:sz w:val="24"/>
          <w:szCs w:val="24"/>
        </w:rPr>
        <w:t>（</w:t>
      </w:r>
      <w:r>
        <w:rPr>
          <w:rFonts w:ascii="Calibri" w:hAnsi="Calibri" w:cs="Calibri"/>
          <w:b/>
          <w:bCs/>
          <w:sz w:val="24"/>
          <w:szCs w:val="24"/>
        </w:rPr>
        <w:t>Results</w:t>
      </w:r>
      <w:r>
        <w:rPr>
          <w:rFonts w:ascii="Calibri" w:hAnsi="Calibri" w:cs="Calibri"/>
          <w:b/>
          <w:bCs/>
          <w:sz w:val="24"/>
          <w:szCs w:val="24"/>
        </w:rPr>
        <w:t>：</w:t>
      </w:r>
      <w:r>
        <w:rPr>
          <w:rFonts w:ascii="Calibri" w:hAnsi="Calibri" w:cs="Calibri"/>
          <w:b/>
          <w:bCs/>
          <w:sz w:val="24"/>
          <w:szCs w:val="24"/>
        </w:rPr>
        <w:t>1:</w:t>
      </w:r>
      <w:r>
        <w:rPr>
          <w:rFonts w:ascii="Calibri" w:hAnsi="Calibri" w:cs="Calibri" w:hint="eastAsia"/>
          <w:b/>
          <w:bCs/>
          <w:sz w:val="24"/>
          <w:szCs w:val="24"/>
          <w:lang w:eastAsia="zh"/>
        </w:rPr>
        <w:t>KeTAS</w:t>
      </w:r>
      <w:r>
        <w:rPr>
          <w:rFonts w:ascii="Calibri" w:hAnsi="Calibri" w:cs="Calibri"/>
          <w:b/>
          <w:bCs/>
          <w:sz w:val="24"/>
          <w:szCs w:val="24"/>
        </w:rPr>
        <w:t>自动进行皮纹</w:t>
      </w:r>
      <w:r>
        <w:rPr>
          <w:rFonts w:ascii="Calibri" w:hAnsi="Calibri" w:cs="Calibri"/>
          <w:b/>
          <w:bCs/>
          <w:sz w:val="24"/>
          <w:szCs w:val="24"/>
        </w:rPr>
        <w:t>—</w:t>
      </w:r>
      <w:r>
        <w:rPr>
          <w:rFonts w:ascii="Calibri" w:hAnsi="Calibri" w:cs="Calibri"/>
          <w:b/>
          <w:bCs/>
          <w:sz w:val="24"/>
          <w:szCs w:val="24"/>
        </w:rPr>
        <w:t>瘢痕疙瘩分析，</w:t>
      </w:r>
      <w:r>
        <w:rPr>
          <w:rFonts w:ascii="Calibri" w:hAnsi="Calibri" w:cs="Calibri"/>
          <w:b/>
          <w:bCs/>
          <w:sz w:val="24"/>
          <w:szCs w:val="24"/>
        </w:rPr>
        <w:t>2:</w:t>
      </w:r>
      <w:r>
        <w:rPr>
          <w:rFonts w:ascii="Calibri" w:hAnsi="Calibri" w:cs="Calibri"/>
          <w:b/>
          <w:bCs/>
          <w:sz w:val="24"/>
          <w:szCs w:val="24"/>
        </w:rPr>
        <w:t>临床发现皮纹</w:t>
      </w:r>
      <w:r>
        <w:rPr>
          <w:rFonts w:ascii="Calibri" w:hAnsi="Calibri" w:cs="Calibri"/>
          <w:b/>
          <w:bCs/>
          <w:sz w:val="24"/>
          <w:szCs w:val="24"/>
        </w:rPr>
        <w:t>—</w:t>
      </w:r>
      <w:r>
        <w:rPr>
          <w:rFonts w:ascii="Calibri" w:hAnsi="Calibri" w:cs="Calibri"/>
          <w:b/>
          <w:bCs/>
          <w:sz w:val="24"/>
          <w:szCs w:val="24"/>
        </w:rPr>
        <w:t>瘢痕疙瘩关联，</w:t>
      </w:r>
      <w:r>
        <w:rPr>
          <w:rFonts w:ascii="Calibri" w:hAnsi="Calibri" w:cs="Calibri"/>
          <w:b/>
          <w:bCs/>
          <w:sz w:val="24"/>
          <w:szCs w:val="24"/>
        </w:rPr>
        <w:t>3:</w:t>
      </w:r>
      <w:r>
        <w:rPr>
          <w:rFonts w:ascii="Calibri" w:hAnsi="Calibri" w:cs="Calibri"/>
          <w:b/>
          <w:bCs/>
          <w:sz w:val="24"/>
          <w:szCs w:val="24"/>
        </w:rPr>
        <w:t>潮间带</w:t>
      </w:r>
      <w:r>
        <w:rPr>
          <w:rFonts w:ascii="Calibri" w:hAnsi="Calibri" w:cs="Calibri"/>
          <w:b/>
          <w:bCs/>
          <w:sz w:val="24"/>
          <w:szCs w:val="24"/>
        </w:rPr>
        <w:t>index</w:t>
      </w:r>
      <w:r>
        <w:rPr>
          <w:rFonts w:ascii="Calibri" w:hAnsi="Calibri" w:cs="Calibri"/>
          <w:b/>
          <w:bCs/>
          <w:sz w:val="24"/>
          <w:szCs w:val="24"/>
        </w:rPr>
        <w:t>和</w:t>
      </w:r>
      <w:r>
        <w:rPr>
          <w:rFonts w:ascii="Calibri" w:hAnsi="Calibri" w:cs="Calibri"/>
          <w:b/>
          <w:bCs/>
          <w:sz w:val="24"/>
          <w:szCs w:val="24"/>
        </w:rPr>
        <w:t>3</w:t>
      </w:r>
      <w:r>
        <w:rPr>
          <w:rFonts w:ascii="Calibri" w:hAnsi="Calibri" w:cs="Calibri"/>
          <w:b/>
          <w:bCs/>
          <w:sz w:val="24"/>
          <w:szCs w:val="24"/>
        </w:rPr>
        <w:t>个指标）</w:t>
      </w:r>
    </w:p>
    <w:p w14:paraId="33FBB6A4" w14:textId="77777777" w:rsidR="00CF7B97" w:rsidRDefault="00000000">
      <w:pPr>
        <w:widowControl/>
        <w:rPr>
          <w:rFonts w:ascii="Calibri" w:hAnsi="Calibri" w:cs="Calibri"/>
          <w:sz w:val="24"/>
          <w:szCs w:val="24"/>
        </w:rPr>
      </w:pPr>
      <w:r>
        <w:rPr>
          <w:rFonts w:ascii="Calibri" w:hAnsi="Calibri" w:cs="Calibri" w:hint="eastAsia"/>
          <w:sz w:val="24"/>
          <w:szCs w:val="24"/>
          <w:lang w:eastAsia="zh"/>
        </w:rPr>
        <w:t>1</w:t>
      </w:r>
      <w:r>
        <w:rPr>
          <w:rFonts w:ascii="Calibri" w:hAnsi="Calibri" w:cs="Calibri"/>
          <w:sz w:val="24"/>
          <w:szCs w:val="24"/>
        </w:rPr>
        <w:t>: Significance of the Combination of AI and Gabor-gradient domain analysis</w:t>
      </w:r>
    </w:p>
    <w:p w14:paraId="7173F2B9" w14:textId="77777777" w:rsidR="00CF7B97" w:rsidRDefault="00000000">
      <w:pPr>
        <w:widowControl/>
        <w:ind w:firstLine="420"/>
        <w:rPr>
          <w:rFonts w:ascii="Calibri" w:hAnsi="Calibri" w:cs="Calibri"/>
          <w:sz w:val="24"/>
          <w:szCs w:val="24"/>
        </w:rPr>
      </w:pPr>
      <w:ins w:id="85" w:author="fitdx" w:date="2026-05-13T11:35:00Z">
        <w:r>
          <w:rPr>
            <w:rFonts w:ascii="Calibri" w:hAnsi="Calibri" w:cs="Calibri"/>
            <w:sz w:val="24"/>
            <w:szCs w:val="24"/>
            <w:lang w:val="en"/>
          </w:rPr>
          <w:t>KeTAS</w:t>
        </w:r>
      </w:ins>
      <w:r>
        <w:rPr>
          <w:rFonts w:ascii="Calibri" w:hAnsi="Calibri" w:cs="Calibri"/>
          <w:sz w:val="24"/>
          <w:szCs w:val="24"/>
        </w:rPr>
        <w:t xml:space="preserve"> proposes a hybrid strategy combining artificial intelligence (AI) and traditional visual texture analysis in the Gabor-gradient domain, which effectively solves the inherent defects of current mainstream methods</w:t>
      </w:r>
      <w:ins w:id="86" w:author="陶霖密(2003990175)" w:date="2026-04-27T10:07:00Z">
        <w:r>
          <w:rPr>
            <w:rFonts w:ascii="Calibri" w:hAnsi="Calibri" w:cs="Calibri" w:hint="eastAsia"/>
            <w:sz w:val="24"/>
            <w:szCs w:val="24"/>
          </w:rPr>
          <w:t>【加文献】</w:t>
        </w:r>
      </w:ins>
      <w:r>
        <w:rPr>
          <w:rFonts w:ascii="Calibri" w:hAnsi="Calibri" w:cs="Calibri"/>
          <w:sz w:val="24"/>
          <w:szCs w:val="24"/>
        </w:rPr>
        <w:t>. Although pure large-model schemes in the field of existing medical diagnosis have made considerable progress, they have problems such as high training difficulty, easy occurrence of "hallucinations" in results, and insufficient reliability. In contrast, traditional visual analysis methods have stronger interpretability and stability but are difficult to fully utilize the knowledge advantages contained in big data and large models, and have limited ability in mining disease-specific features.</w:t>
      </w:r>
    </w:p>
    <w:p w14:paraId="2BABFF4E" w14:textId="77777777" w:rsidR="00CF7B97" w:rsidRDefault="00000000">
      <w:pPr>
        <w:widowControl/>
        <w:ind w:firstLine="420"/>
        <w:rPr>
          <w:rFonts w:ascii="Calibri" w:hAnsi="Calibri" w:cs="Calibri"/>
          <w:sz w:val="24"/>
          <w:szCs w:val="24"/>
        </w:rPr>
      </w:pPr>
      <w:r>
        <w:rPr>
          <w:rFonts w:ascii="Calibri" w:hAnsi="Calibri" w:cs="Calibri"/>
          <w:sz w:val="24"/>
          <w:szCs w:val="24"/>
        </w:rPr>
        <w:t xml:space="preserve">This study achieves complementary advantages through task decoupling: for the standard binary classification task of </w:t>
      </w:r>
      <w:ins w:id="87" w:author="陶霖密(2003990175)" w:date="2026-04-27T10:09:00Z">
        <w:r>
          <w:rPr>
            <w:rFonts w:ascii="Calibri" w:eastAsia="宋体" w:hAnsi="Calibri" w:cs="Calibri" w:hint="eastAsia"/>
            <w:kern w:val="0"/>
            <w:sz w:val="24"/>
            <w:szCs w:val="24"/>
          </w:rPr>
          <w:t>IZ</w:t>
        </w:r>
      </w:ins>
      <w:r>
        <w:rPr>
          <w:rFonts w:ascii="Calibri" w:hAnsi="Calibri" w:cs="Calibri"/>
          <w:sz w:val="24"/>
          <w:szCs w:val="24"/>
        </w:rPr>
        <w:t xml:space="preserve"> segmentation, which requires a great deal of prior knowledge on keloid morphology, the MedSAM model, which has been fully verified in similar medical segmentation tasks, is adopted and fine-tuned using our manually carefully annotated keloid segmentation data to adapt to the task in this paper; for the non-standard task of texture direction analysis (where it is difficult to obtain large-scale supervised data), a traditional visual analysis method in the Gabor-gradient domain with artificially designed texture direction features is adopted to achieve accurate and hallucination-free result output. This task decoupling strategy not only gives full play to the advantages of pre-trained large models and the value of existing manually annotated keloid data but also effectively avoids the unreliability problems caused by pure large models, providing a better solution for keloid diagnosis.</w:t>
      </w:r>
    </w:p>
    <w:p w14:paraId="1228D5EF" w14:textId="77777777" w:rsidR="00CF7B97" w:rsidRDefault="00CF7B97">
      <w:pPr>
        <w:widowControl/>
        <w:rPr>
          <w:rFonts w:ascii="Calibri" w:hAnsi="Calibri" w:cs="Calibri"/>
          <w:sz w:val="24"/>
          <w:szCs w:val="24"/>
        </w:rPr>
      </w:pPr>
    </w:p>
    <w:p w14:paraId="6955F619" w14:textId="77777777" w:rsidR="00CF7B97" w:rsidRDefault="00000000">
      <w:pPr>
        <w:widowControl/>
        <w:rPr>
          <w:rFonts w:ascii="Calibri" w:hAnsi="Calibri" w:cs="Calibri"/>
          <w:sz w:val="24"/>
          <w:szCs w:val="24"/>
        </w:rPr>
      </w:pPr>
      <w:r>
        <w:rPr>
          <w:rFonts w:ascii="Calibri" w:hAnsi="Calibri" w:cs="Calibri" w:hint="eastAsia"/>
          <w:sz w:val="24"/>
          <w:szCs w:val="24"/>
          <w:lang w:eastAsia="zh"/>
        </w:rPr>
        <w:t>2</w:t>
      </w:r>
      <w:r>
        <w:rPr>
          <w:rFonts w:ascii="Calibri" w:hAnsi="Calibri" w:cs="Calibri"/>
          <w:sz w:val="24"/>
          <w:szCs w:val="24"/>
        </w:rPr>
        <w:t>: Significance of Objective Quantitative Diagnosis</w:t>
      </w:r>
    </w:p>
    <w:p w14:paraId="5A490FF1" w14:textId="77777777" w:rsidR="00CF7B97" w:rsidRDefault="00000000">
      <w:pPr>
        <w:widowControl/>
        <w:ind w:firstLine="420"/>
        <w:rPr>
          <w:rFonts w:ascii="Calibri" w:hAnsi="Calibri" w:cs="Calibri"/>
          <w:b/>
          <w:bCs/>
          <w:sz w:val="24"/>
          <w:szCs w:val="24"/>
        </w:rPr>
      </w:pPr>
      <w:r>
        <w:rPr>
          <w:rFonts w:ascii="Calibri" w:hAnsi="Calibri" w:cs="Calibri"/>
          <w:sz w:val="24"/>
          <w:szCs w:val="24"/>
        </w:rPr>
        <w:t xml:space="preserve">The diagnosis of keloids has long relied on subjective clinical evaluation; even a few objective indicators are highly dependent on physicians' experience, leading to significant differences in diagnostic results among different medical institutions and </w:t>
      </w:r>
      <w:r>
        <w:rPr>
          <w:rFonts w:ascii="Calibri" w:hAnsi="Calibri" w:cs="Calibri"/>
          <w:sz w:val="24"/>
          <w:szCs w:val="24"/>
        </w:rPr>
        <w:lastRenderedPageBreak/>
        <w:t xml:space="preserve">physicians, which seriously restricts the standardized development of the field. Our developed </w:t>
      </w:r>
      <w:ins w:id="88" w:author="陶霖密(2003990175)" w:date="2026-04-27T10:23:00Z">
        <w:r>
          <w:rPr>
            <w:rFonts w:ascii="Calibri" w:hAnsi="Calibri" w:cs="Calibri" w:hint="eastAsia"/>
            <w:sz w:val="24"/>
            <w:szCs w:val="24"/>
          </w:rPr>
          <w:t>KeTAS</w:t>
        </w:r>
      </w:ins>
      <w:r>
        <w:rPr>
          <w:rFonts w:ascii="Calibri" w:hAnsi="Calibri" w:cs="Calibri"/>
          <w:sz w:val="24"/>
          <w:szCs w:val="24"/>
        </w:rPr>
        <w:t xml:space="preserve"> and standardized analysis method greatly reduce the reliance of diagnosis on subjective judgment, realize consistent diagnosis across institutions and physicians, provide a key technical path for the standardization of keloid diagnosis, and offer strong support for the large-scale promotion, cost control, and efficiency improvement of the diagnosis and treatment of this disease.</w:t>
      </w:r>
      <w:r>
        <w:rPr>
          <w:rFonts w:ascii="Calibri" w:hAnsi="Calibri" w:cs="Calibri"/>
          <w:b/>
          <w:bCs/>
          <w:sz w:val="24"/>
          <w:szCs w:val="24"/>
        </w:rPr>
        <w:t xml:space="preserve"> </w:t>
      </w:r>
    </w:p>
    <w:p w14:paraId="68D1F8F7" w14:textId="77777777" w:rsidR="00CF7B97" w:rsidRDefault="00CF7B97">
      <w:pPr>
        <w:widowControl/>
        <w:rPr>
          <w:rFonts w:ascii="Calibri" w:hAnsi="Calibri" w:cs="Calibri"/>
          <w:sz w:val="24"/>
          <w:szCs w:val="24"/>
        </w:rPr>
      </w:pPr>
    </w:p>
    <w:p w14:paraId="0ABF4BF9" w14:textId="77777777" w:rsidR="00CF7B97" w:rsidRDefault="00000000">
      <w:pPr>
        <w:widowControl/>
        <w:rPr>
          <w:rFonts w:ascii="Calibri" w:hAnsi="Calibri" w:cs="Calibri"/>
          <w:sz w:val="24"/>
          <w:szCs w:val="24"/>
        </w:rPr>
      </w:pPr>
      <w:r>
        <w:rPr>
          <w:rFonts w:ascii="Calibri" w:hAnsi="Calibri" w:cs="Calibri" w:hint="eastAsia"/>
          <w:sz w:val="24"/>
          <w:szCs w:val="24"/>
          <w:lang w:eastAsia="zh"/>
        </w:rPr>
        <w:t>3</w:t>
      </w:r>
      <w:r>
        <w:rPr>
          <w:rFonts w:ascii="Calibri" w:hAnsi="Calibri" w:cs="Calibri"/>
          <w:sz w:val="24"/>
          <w:szCs w:val="24"/>
        </w:rPr>
        <w:t>: Significance of the Strong Correlation Between Skin Texture and Keloid Invasion</w:t>
      </w:r>
    </w:p>
    <w:p w14:paraId="3C773ADE" w14:textId="77777777" w:rsidR="00CF7B97" w:rsidRDefault="00000000">
      <w:pPr>
        <w:widowControl/>
        <w:ind w:firstLine="420"/>
        <w:rPr>
          <w:rFonts w:ascii="Calibri" w:hAnsi="Calibri" w:cs="Calibri"/>
          <w:sz w:val="24"/>
          <w:szCs w:val="24"/>
        </w:rPr>
      </w:pPr>
      <w:r>
        <w:rPr>
          <w:rFonts w:ascii="Calibri" w:hAnsi="Calibri" w:cs="Calibri"/>
          <w:sz w:val="24"/>
          <w:szCs w:val="24"/>
        </w:rPr>
        <w:t>One of the core findings of this study is the existence of a strong correlation between skin texture morphology and keloid invasion, which has not been reported in the field. This finding not only provides a new quantitative tool for evaluating the degree (intensity and direction) of keloid invasion but also offers important clues for analyzing the pathogenesis of the disease, opening up a new direction for exploring the inherent laws of the occurrence and development of the disease.</w:t>
      </w:r>
    </w:p>
    <w:p w14:paraId="5FBAA7BC" w14:textId="77777777" w:rsidR="00CF7B97" w:rsidRDefault="00CF7B97">
      <w:pPr>
        <w:widowControl/>
        <w:rPr>
          <w:rFonts w:ascii="Calibri" w:hAnsi="Calibri" w:cs="Calibri"/>
          <w:sz w:val="24"/>
          <w:szCs w:val="24"/>
        </w:rPr>
      </w:pPr>
    </w:p>
    <w:p w14:paraId="1568D6FB" w14:textId="77777777" w:rsidR="00CF7B97" w:rsidRDefault="00000000">
      <w:pPr>
        <w:widowControl/>
        <w:rPr>
          <w:rFonts w:ascii="Calibri" w:hAnsi="Calibri" w:cs="Calibri"/>
          <w:sz w:val="24"/>
          <w:szCs w:val="24"/>
        </w:rPr>
      </w:pPr>
      <w:r>
        <w:rPr>
          <w:rFonts w:ascii="Calibri" w:hAnsi="Calibri" w:cs="Calibri" w:hint="eastAsia"/>
          <w:sz w:val="24"/>
          <w:szCs w:val="24"/>
          <w:lang w:eastAsia="zh"/>
        </w:rPr>
        <w:t>4</w:t>
      </w:r>
      <w:r>
        <w:rPr>
          <w:rFonts w:ascii="Calibri" w:hAnsi="Calibri" w:cs="Calibri"/>
          <w:sz w:val="24"/>
          <w:szCs w:val="24"/>
        </w:rPr>
        <w:t>: Significance of Effective Clinical Self-Validation</w:t>
      </w:r>
    </w:p>
    <w:p w14:paraId="02779D0E" w14:textId="77777777" w:rsidR="00CF7B97" w:rsidRDefault="00000000">
      <w:pPr>
        <w:widowControl/>
        <w:ind w:firstLine="420"/>
        <w:rPr>
          <w:rFonts w:ascii="Calibri" w:hAnsi="Calibri" w:cs="Calibri"/>
          <w:sz w:val="24"/>
          <w:szCs w:val="24"/>
        </w:rPr>
      </w:pPr>
      <w:r>
        <w:rPr>
          <w:rFonts w:ascii="Calibri" w:hAnsi="Calibri" w:cs="Calibri"/>
          <w:sz w:val="24"/>
          <w:szCs w:val="24"/>
        </w:rPr>
        <w:t xml:space="preserve">The results of clinical dynamic self-validation confirm that the newly discovered </w:t>
      </w:r>
      <w:ins w:id="89" w:author="fitdx" w:date="2026-05-13T11:37:00Z">
        <w:r>
          <w:rPr>
            <w:rFonts w:ascii="Calibri" w:eastAsia="Times New Roman" w:hAnsi="Calibri" w:cs="Calibri"/>
            <w:kern w:val="0"/>
            <w:sz w:val="24"/>
            <w:szCs w:val="24"/>
          </w:rPr>
          <w:t xml:space="preserve">intertidal </w:t>
        </w:r>
        <w:r>
          <w:rPr>
            <w:rFonts w:ascii="Calibri" w:hAnsi="Calibri" w:cs="Calibri"/>
            <w:sz w:val="24"/>
            <w:szCs w:val="24"/>
          </w:rPr>
          <w:t>zone</w:t>
        </w:r>
        <w:r>
          <w:rPr>
            <w:rFonts w:ascii="Calibri" w:hAnsi="Calibri" w:cs="Calibri"/>
            <w:sz w:val="24"/>
            <w:szCs w:val="24"/>
            <w:lang w:val="en"/>
          </w:rPr>
          <w:t xml:space="preserve"> </w:t>
        </w:r>
      </w:ins>
      <w:ins w:id="90" w:author="fitdx" w:date="2026-05-15T15:00:00Z">
        <w:r>
          <w:rPr>
            <w:rFonts w:ascii="Calibri" w:hAnsi="Calibri" w:cs="Calibri"/>
            <w:sz w:val="24"/>
            <w:szCs w:val="24"/>
          </w:rPr>
          <w:t>Ke-index</w:t>
        </w:r>
      </w:ins>
      <w:r>
        <w:rPr>
          <w:rFonts w:ascii="Calibri" w:hAnsi="Calibri" w:cs="Calibri"/>
          <w:sz w:val="24"/>
          <w:szCs w:val="24"/>
        </w:rPr>
        <w:t xml:space="preserve"> and the three indicators</w:t>
      </w:r>
      <w:ins w:id="91" w:author="fitdx" w:date="2026-05-13T11:36:00Z">
        <w:r>
          <w:rPr>
            <w:rFonts w:ascii="Calibri" w:hAnsi="Calibri" w:cs="Calibri"/>
            <w:sz w:val="24"/>
            <w:szCs w:val="24"/>
            <w:lang w:val="en"/>
          </w:rPr>
          <w:t xml:space="preserve"> </w:t>
        </w:r>
      </w:ins>
      <w:ins w:id="92" w:author="fitdx" w:date="2026-05-13T11:37:00Z">
        <w:r>
          <w:rPr>
            <w:rFonts w:ascii="Calibri" w:hAnsi="Calibri" w:cs="Calibri"/>
            <w:sz w:val="24"/>
            <w:szCs w:val="24"/>
            <w:lang w:val="en"/>
          </w:rPr>
          <w:t xml:space="preserve">of presence, severity, and direction of </w:t>
        </w:r>
      </w:ins>
      <w:ins w:id="93" w:author="fitdx" w:date="2026-05-13T11:39:00Z">
        <w:r>
          <w:rPr>
            <w:rFonts w:ascii="Calibri" w:hAnsi="Calibri" w:cs="Calibri" w:hint="eastAsia"/>
            <w:sz w:val="24"/>
            <w:szCs w:val="24"/>
            <w:lang w:val="en"/>
          </w:rPr>
          <w:t>keloidogenesis</w:t>
        </w:r>
        <w:r>
          <w:rPr>
            <w:rFonts w:ascii="Calibri" w:hAnsi="Calibri" w:cs="Calibri"/>
            <w:sz w:val="24"/>
            <w:szCs w:val="24"/>
            <w:lang w:val="en"/>
          </w:rPr>
          <w:t xml:space="preserve"> </w:t>
        </w:r>
      </w:ins>
      <w:r>
        <w:rPr>
          <w:rFonts w:ascii="Calibri" w:hAnsi="Calibri" w:cs="Calibri"/>
          <w:sz w:val="24"/>
          <w:szCs w:val="24"/>
        </w:rPr>
        <w:t>have good effectiveness. This not only verifies the reliability of the technical scheme proposed in this study but also fully confirms the scientificity, accuracy, and efficiency of the entire process, including data collection, processing, analysis, and the calculation of indexs and indicators. Furthermore, it proposes new indicators for predicting the degree and direction of the chronic invasion process of keloids, laying a solid foundation for subsequent clinical transformation.</w:t>
      </w:r>
    </w:p>
    <w:p w14:paraId="5EAD7DAC" w14:textId="77777777" w:rsidR="00CF7B97" w:rsidRDefault="00000000">
      <w:pPr>
        <w:widowControl/>
        <w:jc w:val="left"/>
        <w:rPr>
          <w:rFonts w:ascii="Calibri" w:hAnsi="Calibri" w:cs="Calibri"/>
          <w:sz w:val="24"/>
          <w:szCs w:val="24"/>
          <w:highlight w:val="cyan"/>
        </w:rPr>
      </w:pPr>
      <w:r>
        <w:rPr>
          <w:rFonts w:ascii="Calibri" w:hAnsi="Calibri" w:cs="Calibri"/>
          <w:sz w:val="24"/>
          <w:szCs w:val="24"/>
          <w:highlight w:val="cyan"/>
        </w:rPr>
        <w:t xml:space="preserve">5. </w:t>
      </w:r>
      <w:r>
        <w:rPr>
          <w:rFonts w:ascii="Calibri" w:hAnsi="Calibri" w:cs="Calibri" w:hint="eastAsia"/>
          <w:sz w:val="24"/>
          <w:szCs w:val="24"/>
          <w:highlight w:val="cyan"/>
        </w:rPr>
        <w:t>为什么不看单个更早的单个毛囊而看皮纹</w:t>
      </w:r>
      <w:r>
        <w:rPr>
          <w:rFonts w:ascii="Calibri" w:hAnsi="Calibri" w:cs="Calibri" w:hint="eastAsia"/>
          <w:sz w:val="24"/>
          <w:szCs w:val="24"/>
          <w:highlight w:val="cyan"/>
        </w:rPr>
        <w:t>(</w:t>
      </w:r>
      <w:r>
        <w:rPr>
          <w:rFonts w:ascii="Calibri" w:hAnsi="Calibri" w:cs="Calibri" w:hint="eastAsia"/>
          <w:sz w:val="24"/>
          <w:szCs w:val="24"/>
          <w:highlight w:val="cyan"/>
        </w:rPr>
        <w:t>充分性</w:t>
      </w:r>
      <w:r>
        <w:rPr>
          <w:rFonts w:ascii="Calibri" w:hAnsi="Calibri" w:cs="Calibri" w:hint="eastAsia"/>
          <w:sz w:val="24"/>
          <w:szCs w:val="24"/>
          <w:highlight w:val="cyan"/>
        </w:rPr>
        <w:t>+</w:t>
      </w:r>
      <w:r>
        <w:rPr>
          <w:rFonts w:ascii="Calibri" w:hAnsi="Calibri" w:cs="Calibri" w:hint="eastAsia"/>
          <w:sz w:val="24"/>
          <w:szCs w:val="24"/>
          <w:highlight w:val="cyan"/>
        </w:rPr>
        <w:t>必要性</w:t>
      </w:r>
      <w:r>
        <w:rPr>
          <w:rFonts w:ascii="Calibri" w:hAnsi="Calibri" w:cs="Calibri" w:hint="eastAsia"/>
          <w:sz w:val="24"/>
          <w:szCs w:val="24"/>
          <w:highlight w:val="cyan"/>
        </w:rPr>
        <w:t>+</w:t>
      </w:r>
      <w:r>
        <w:rPr>
          <w:rFonts w:ascii="Calibri" w:hAnsi="Calibri" w:cs="Calibri" w:hint="eastAsia"/>
          <w:sz w:val="24"/>
          <w:szCs w:val="24"/>
          <w:highlight w:val="cyan"/>
        </w:rPr>
        <w:t>最早可识别</w:t>
      </w:r>
      <w:r>
        <w:rPr>
          <w:rFonts w:ascii="Calibri" w:hAnsi="Calibri" w:cs="Calibri"/>
          <w:sz w:val="24"/>
          <w:szCs w:val="24"/>
          <w:highlight w:val="cyan"/>
        </w:rPr>
        <w:t>)</w:t>
      </w:r>
    </w:p>
    <w:p w14:paraId="38680752" w14:textId="77777777" w:rsidR="00CF7B97" w:rsidRDefault="00000000">
      <w:pPr>
        <w:ind w:firstLineChars="200" w:firstLine="480"/>
        <w:rPr>
          <w:rFonts w:ascii="Calibri" w:hAnsi="Calibri" w:cs="Calibri"/>
          <w:sz w:val="24"/>
          <w:szCs w:val="24"/>
        </w:rPr>
      </w:pPr>
      <w:r>
        <w:rPr>
          <w:rFonts w:ascii="Calibri" w:hAnsi="Calibri" w:cs="Calibri" w:hint="eastAsia"/>
          <w:sz w:val="24"/>
          <w:szCs w:val="24"/>
          <w:highlight w:val="cyan"/>
        </w:rPr>
        <w:t>C</w:t>
      </w:r>
      <w:r>
        <w:rPr>
          <w:rFonts w:ascii="Calibri" w:hAnsi="Calibri" w:cs="Calibri"/>
          <w:sz w:val="24"/>
          <w:szCs w:val="24"/>
          <w:highlight w:val="cyan"/>
        </w:rPr>
        <w:t xml:space="preserve">urrently we evaluated the dynamic changes in skin textures during keloidogenesis, rather than the earlier single hair follicles, because (1) During the mechanic-dependent formation of skin textures, it is only after the full emergence of skin textures, can the most impacted and affected hair follicles be decided, with their fusiform shape stabilized and long axis run through </w:t>
      </w:r>
      <w:r>
        <w:rPr>
          <w:rFonts w:ascii="Calibri" w:hAnsi="Calibri" w:cs="Calibri" w:hint="eastAsia"/>
          <w:sz w:val="24"/>
          <w:szCs w:val="24"/>
          <w:highlight w:val="cyan"/>
        </w:rPr>
        <w:t>the</w:t>
      </w:r>
      <w:r>
        <w:rPr>
          <w:rFonts w:ascii="Calibri" w:hAnsi="Calibri" w:cs="Calibri"/>
          <w:sz w:val="24"/>
          <w:szCs w:val="24"/>
          <w:highlight w:val="cyan"/>
        </w:rPr>
        <w:t xml:space="preserve"> detected skin textures on after another</w:t>
      </w:r>
      <w:r>
        <w:rPr>
          <w:rFonts w:ascii="Calibri" w:hAnsi="Calibri" w:cs="Calibri" w:hint="eastAsia"/>
          <w:sz w:val="24"/>
          <w:szCs w:val="24"/>
          <w:highlight w:val="cyan"/>
        </w:rPr>
        <w:t>;</w:t>
      </w:r>
      <w:r>
        <w:rPr>
          <w:rFonts w:ascii="Calibri" w:hAnsi="Calibri" w:cs="Calibri"/>
          <w:sz w:val="24"/>
          <w:szCs w:val="24"/>
          <w:highlight w:val="cyan"/>
        </w:rPr>
        <w:t xml:space="preserve"> (2) It is the continuous and fixed skin textures that can be differentiated by naked eyes or pictures taken, while the instable and demarcated hair follicles in lattic or slightly deformed pattern in the entire field served more as interference than contributing factors; (3) It is the full-formed clustered skin textures that help provide collectively the informative patterns through various distribution patterns (Fig. 5). And the longer the keloid course, the thicker, longer, and typical the skin textures will be in facilitating clinical decision-making. For examples, the concentric circle districution of skin textures around keloid edges indicated less invasion than radiant arrangement where the invasion direction was being selected. And it was not until the parallel-patterned skin textures be formed can the true ingrowth of the red keloid be recognized, along the decided invasion direction indicated by the collective paralleled alignment of skin textures.</w:t>
      </w:r>
    </w:p>
    <w:p w14:paraId="0D621FAE" w14:textId="77777777" w:rsidR="00CF7B97" w:rsidRDefault="00000000">
      <w:pPr>
        <w:ind w:firstLineChars="200" w:firstLine="480"/>
        <w:rPr>
          <w:rFonts w:ascii="Calibri" w:hAnsi="Calibri" w:cs="Calibri"/>
          <w:sz w:val="24"/>
          <w:szCs w:val="24"/>
        </w:rPr>
      </w:pPr>
      <w:r>
        <w:rPr>
          <w:rFonts w:ascii="Calibri" w:hAnsi="Calibri" w:cs="Calibri"/>
          <w:noProof/>
          <w:sz w:val="24"/>
          <w:szCs w:val="24"/>
        </w:rPr>
        <w:lastRenderedPageBreak/>
        <w:drawing>
          <wp:inline distT="0" distB="0" distL="0" distR="0" wp14:anchorId="74FFB53A" wp14:editId="10D8756C">
            <wp:extent cx="5274310" cy="26092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4310" cy="2609215"/>
                    </a:xfrm>
                    <a:prstGeom prst="rect">
                      <a:avLst/>
                    </a:prstGeom>
                  </pic:spPr>
                </pic:pic>
              </a:graphicData>
            </a:graphic>
          </wp:inline>
        </w:drawing>
      </w:r>
    </w:p>
    <w:p w14:paraId="610BE746" w14:textId="77777777" w:rsidR="00CF7B97" w:rsidRDefault="00000000">
      <w:pPr>
        <w:ind w:firstLineChars="200" w:firstLine="420"/>
        <w:rPr>
          <w:rFonts w:ascii="Calibri" w:hAnsi="Calibri" w:cs="Calibri"/>
          <w:szCs w:val="21"/>
        </w:rPr>
      </w:pPr>
      <w:r>
        <w:rPr>
          <w:rFonts w:ascii="Calibri" w:hAnsi="Calibri" w:cs="Calibri"/>
          <w:szCs w:val="21"/>
          <w:highlight w:val="cyan"/>
        </w:rPr>
        <w:t>Fig. 5. The recognized clustered skin textures can provide invasion-related inforamtion through their distribution patterns</w:t>
      </w:r>
    </w:p>
    <w:p w14:paraId="6AB373F2" w14:textId="77777777" w:rsidR="00CF7B97" w:rsidRDefault="00000000">
      <w:pPr>
        <w:ind w:firstLineChars="150" w:firstLine="315"/>
        <w:rPr>
          <w:rFonts w:ascii="Calibri" w:hAnsi="Calibri" w:cs="Calibri"/>
          <w:sz w:val="24"/>
          <w:szCs w:val="24"/>
        </w:rPr>
      </w:pPr>
      <w:r>
        <w:rPr>
          <w:rFonts w:ascii="Calibri" w:hAnsi="Calibri" w:cs="Calibri"/>
          <w:szCs w:val="21"/>
          <w:highlight w:val="cyan"/>
        </w:rPr>
        <w:t>The recognizable skin textures function as the dynamic and responsive reaction to the chronic mechanical stimulations during local keloid invasion. Thus, the instant skin textural changes precede the histological structural outcomes. Initially, the concentric circle districution of skin textures around keloid edges (</w:t>
      </w:r>
      <w:r>
        <w:rPr>
          <w:rFonts w:ascii="Calibri" w:eastAsia="宋体" w:hAnsi="Calibri" w:cs="Calibri"/>
          <w:sz w:val="18"/>
          <w:szCs w:val="18"/>
          <w:highlight w:val="cyan"/>
        </w:rPr>
        <w:t xml:space="preserve">①) </w:t>
      </w:r>
      <w:r>
        <w:rPr>
          <w:rFonts w:ascii="Calibri" w:hAnsi="Calibri" w:cs="Calibri"/>
          <w:szCs w:val="21"/>
          <w:highlight w:val="cyan"/>
        </w:rPr>
        <w:t>indicated less invasion than radiant arrangement (</w:t>
      </w:r>
      <w:r>
        <w:rPr>
          <w:rFonts w:ascii="Calibri" w:eastAsia="宋体" w:hAnsi="Calibri" w:cs="Calibri"/>
          <w:sz w:val="18"/>
          <w:szCs w:val="18"/>
          <w:highlight w:val="cyan"/>
        </w:rPr>
        <w:t xml:space="preserve">②) </w:t>
      </w:r>
      <w:r>
        <w:rPr>
          <w:rFonts w:ascii="Calibri" w:hAnsi="Calibri" w:cs="Calibri"/>
          <w:szCs w:val="21"/>
          <w:highlight w:val="cyan"/>
        </w:rPr>
        <w:t>where the invasion direction was being selected. And it was not until the parallel-patterned skin textures (</w:t>
      </w:r>
      <w:r>
        <w:rPr>
          <w:rFonts w:ascii="Calibri" w:eastAsia="宋体" w:hAnsi="Calibri" w:cs="Calibri"/>
          <w:sz w:val="18"/>
          <w:szCs w:val="18"/>
          <w:highlight w:val="cyan"/>
        </w:rPr>
        <w:t>③</w:t>
      </w:r>
      <w:r>
        <w:rPr>
          <w:rFonts w:ascii="Calibri" w:hAnsi="Calibri" w:cs="Calibri"/>
          <w:szCs w:val="21"/>
          <w:highlight w:val="cyan"/>
        </w:rPr>
        <w:t>)  be formed can the true ingrowth of the red keloid be recognized, along the decided invasion direction indicated by the collective paralleled alignment of skin textures. And accordingly, keloid growth is along the directional trail indicated by skin texture, as shown by the gradual changes within red, organ, and pink boxes, towards additional keloid tissue formation, thereby potentially externalizing the missing link between the functional mechanical stimulation and the manifested structural mass formation during keloidogenesis.</w:t>
      </w:r>
    </w:p>
    <w:p w14:paraId="5CE08572" w14:textId="77777777" w:rsidR="00CF7B97" w:rsidRDefault="00CF7B97">
      <w:pPr>
        <w:widowControl/>
        <w:rPr>
          <w:rFonts w:ascii="Calibri" w:hAnsi="Calibri" w:cs="Calibri"/>
          <w:sz w:val="24"/>
          <w:szCs w:val="24"/>
        </w:rPr>
      </w:pPr>
    </w:p>
    <w:p w14:paraId="708241C9" w14:textId="77777777" w:rsidR="00CF7B97" w:rsidRDefault="00000000">
      <w:pPr>
        <w:widowControl/>
        <w:rPr>
          <w:rFonts w:ascii="Calibri" w:eastAsia="宋体" w:hAnsi="Calibri" w:cs="Calibri"/>
          <w:sz w:val="24"/>
          <w:szCs w:val="24"/>
          <w:highlight w:val="yellow"/>
        </w:rPr>
      </w:pPr>
      <w:r>
        <w:rPr>
          <w:rFonts w:ascii="Calibri" w:eastAsia="宋体" w:hAnsi="Calibri" w:cs="Calibri"/>
          <w:sz w:val="24"/>
          <w:szCs w:val="24"/>
          <w:highlight w:val="yellow"/>
        </w:rPr>
        <w:t>Discussion</w:t>
      </w:r>
      <w:r>
        <w:rPr>
          <w:rFonts w:ascii="Calibri" w:eastAsia="宋体" w:hAnsi="Calibri" w:cs="Calibri"/>
          <w:sz w:val="24"/>
          <w:szCs w:val="24"/>
          <w:highlight w:val="yellow"/>
        </w:rPr>
        <w:t>里需要加入的不可或缺的扫雷内容</w:t>
      </w:r>
    </w:p>
    <w:p w14:paraId="1EAC1555" w14:textId="77777777" w:rsidR="00CF7B97" w:rsidRDefault="00000000">
      <w:pPr>
        <w:pStyle w:val="af3"/>
        <w:widowControl/>
        <w:numPr>
          <w:ilvl w:val="0"/>
          <w:numId w:val="1"/>
        </w:numPr>
        <w:ind w:firstLineChars="0"/>
        <w:rPr>
          <w:rFonts w:ascii="Calibri" w:eastAsia="宋体" w:hAnsi="Calibri" w:cs="Calibri"/>
          <w:sz w:val="24"/>
          <w:szCs w:val="24"/>
          <w:highlight w:val="yellow"/>
        </w:rPr>
      </w:pPr>
      <w:r>
        <w:rPr>
          <w:rFonts w:ascii="Calibri" w:eastAsia="宋体" w:hAnsi="Calibri" w:cs="Calibri"/>
          <w:sz w:val="24"/>
          <w:szCs w:val="24"/>
          <w:highlight w:val="yellow"/>
        </w:rPr>
        <w:t>没有金标准下的自验证</w:t>
      </w:r>
    </w:p>
    <w:p w14:paraId="1F3D3698" w14:textId="77777777" w:rsidR="00CF7B97" w:rsidRDefault="00000000">
      <w:pPr>
        <w:pStyle w:val="af3"/>
        <w:widowControl/>
        <w:ind w:firstLineChars="0" w:firstLine="0"/>
        <w:rPr>
          <w:rFonts w:ascii="Calibri" w:eastAsia="宋体" w:hAnsi="Calibri" w:cs="Calibri"/>
          <w:sz w:val="24"/>
          <w:szCs w:val="24"/>
          <w:highlight w:val="yellow"/>
        </w:rPr>
      </w:pPr>
      <w:r>
        <w:rPr>
          <w:rFonts w:ascii="Calibri" w:eastAsia="宋体" w:hAnsi="Calibri" w:cs="Calibri"/>
          <w:sz w:val="24"/>
          <w:szCs w:val="24"/>
          <w:highlight w:val="yellow"/>
        </w:rPr>
        <w:t xml:space="preserve">Though hardly can dynamic histological verification be feasible as golden standard to match our KeTAS results, the self-verifications, both static and dynamic, are proved credible and effective. Statically, inside the </w:t>
      </w:r>
      <w:r>
        <w:rPr>
          <w:rFonts w:ascii="Calibri" w:eastAsia="宋体" w:hAnsi="Calibri" w:cs="Calibri"/>
          <w:color w:val="000000" w:themeColor="text1"/>
          <w:sz w:val="24"/>
          <w:szCs w:val="24"/>
          <w:highlight w:val="yellow"/>
        </w:rPr>
        <w:t>intertidal zone</w:t>
      </w:r>
      <w:r>
        <w:rPr>
          <w:rFonts w:ascii="Calibri" w:eastAsia="宋体" w:hAnsi="Calibri" w:cs="Calibri"/>
          <w:sz w:val="24"/>
          <w:szCs w:val="24"/>
          <w:highlight w:val="yellow"/>
        </w:rPr>
        <w:t>, the three indictors of presence, severity, and direction, separately deducted by KeTAS automatically, can fullfill the loop through cross-validications among the three, with progressive refresh and refinement. Further outside the intertidal zone, our direction index for coming invasion is echoed by the long axis of fusiform-shaped hair follicles in the ajacent healthy skin, although their sensitivity can outweigh specificity as collateral evidences. And dynamically, all the three indicators can have their factual evidences for direct confirmation during the continuous obervations where keloid invasion is truly following what the KeTAS direction indicates earlier. Such an abiding behavior is additionally supported by the visible enlargement and edema of the keloid mass in designated area and direction.</w:t>
      </w:r>
    </w:p>
    <w:p w14:paraId="59A5DB61" w14:textId="77777777" w:rsidR="00CF7B97" w:rsidRDefault="00000000">
      <w:pPr>
        <w:pStyle w:val="af3"/>
        <w:widowControl/>
        <w:numPr>
          <w:ilvl w:val="0"/>
          <w:numId w:val="1"/>
        </w:numPr>
        <w:ind w:firstLineChars="0"/>
        <w:rPr>
          <w:rFonts w:ascii="Calibri" w:eastAsia="宋体" w:hAnsi="Calibri" w:cs="Calibri"/>
          <w:sz w:val="24"/>
          <w:szCs w:val="24"/>
          <w:highlight w:val="yellow"/>
        </w:rPr>
      </w:pPr>
      <w:r>
        <w:rPr>
          <w:rFonts w:ascii="Calibri" w:eastAsia="宋体" w:hAnsi="Calibri" w:cs="Calibri" w:hint="eastAsia"/>
          <w:sz w:val="24"/>
          <w:szCs w:val="24"/>
          <w:highlight w:val="yellow"/>
        </w:rPr>
        <w:t>为什么能动态观察有足够量的图片而不牺牲患者的利益</w:t>
      </w:r>
    </w:p>
    <w:p w14:paraId="351E2502" w14:textId="77777777" w:rsidR="00CF7B97" w:rsidRDefault="00000000">
      <w:pPr>
        <w:widowControl/>
        <w:rPr>
          <w:rFonts w:ascii="Calibri" w:hAnsi="Calibri" w:cs="Calibri"/>
          <w:sz w:val="24"/>
          <w:szCs w:val="24"/>
        </w:rPr>
      </w:pPr>
      <w:r>
        <w:rPr>
          <w:rFonts w:ascii="Calibri" w:hAnsi="Calibri" w:cs="Calibri" w:hint="eastAsia"/>
          <w:sz w:val="24"/>
          <w:szCs w:val="24"/>
          <w:highlight w:val="yellow"/>
        </w:rPr>
        <w:lastRenderedPageBreak/>
        <w:t>O</w:t>
      </w:r>
      <w:r>
        <w:rPr>
          <w:rFonts w:ascii="Calibri" w:hAnsi="Calibri" w:cs="Calibri"/>
          <w:sz w:val="24"/>
          <w:szCs w:val="24"/>
          <w:highlight w:val="yellow"/>
        </w:rPr>
        <w:t>ur clinical obervations of the skin textures are available during daily standarized keloid managements (e.g. external phamaceuticals, laser therapy, costosterioid injection, or surgery following by irradiation) according to the preference of the patients and feasibility for the treatments, aiming to benefit the patient to the most. Considering that keloid can resulted from minute folliculitis or after trauma/surgery with frequent post-surgical recurrence, the KeTAS is particularly suitable for those: (1) with their preference for conservative treatments, especially those with family history; (2) with refractory keloids and multiple post-surgical recurrences; and (3) with multiple spreading and progressively new lesions.</w:t>
      </w:r>
    </w:p>
    <w:p w14:paraId="688AA05A" w14:textId="77777777" w:rsidR="00CF7B97" w:rsidRDefault="00CF7B97">
      <w:pPr>
        <w:widowControl/>
        <w:rPr>
          <w:rFonts w:ascii="Calibri" w:hAnsi="Calibri" w:cs="Calibri"/>
          <w:sz w:val="24"/>
          <w:szCs w:val="24"/>
        </w:rPr>
      </w:pPr>
    </w:p>
    <w:p w14:paraId="49F77D92" w14:textId="77777777" w:rsidR="00CF7B97" w:rsidRDefault="00000000">
      <w:pPr>
        <w:widowControl/>
        <w:rPr>
          <w:rFonts w:ascii="Calibri" w:hAnsi="Calibri" w:cs="Calibri"/>
          <w:sz w:val="24"/>
          <w:szCs w:val="24"/>
        </w:rPr>
      </w:pPr>
      <w:r>
        <w:rPr>
          <w:rFonts w:ascii="Calibri" w:hAnsi="Calibri" w:cs="Calibri"/>
          <w:sz w:val="24"/>
          <w:szCs w:val="24"/>
        </w:rPr>
        <w:t>6: Future Extended Applications of This Work</w:t>
      </w:r>
    </w:p>
    <w:p w14:paraId="25F04867" w14:textId="77777777" w:rsidR="00CF7B97" w:rsidRDefault="00000000">
      <w:pPr>
        <w:widowControl/>
        <w:ind w:firstLine="420"/>
        <w:rPr>
          <w:rFonts w:ascii="Calibri" w:hAnsi="Calibri" w:cs="Calibri"/>
          <w:sz w:val="24"/>
          <w:szCs w:val="24"/>
        </w:rPr>
      </w:pPr>
      <w:r>
        <w:rPr>
          <w:rFonts w:ascii="Calibri" w:hAnsi="Calibri" w:cs="Calibri"/>
          <w:sz w:val="24"/>
          <w:szCs w:val="24"/>
        </w:rPr>
        <w:t xml:space="preserve">The </w:t>
      </w:r>
      <w:ins w:id="94" w:author="陶霖密(2003990175)" w:date="2026-04-27T10:24:00Z">
        <w:r>
          <w:rPr>
            <w:rFonts w:ascii="Calibri" w:hAnsi="Calibri" w:cs="Calibri" w:hint="eastAsia"/>
            <w:sz w:val="24"/>
            <w:szCs w:val="24"/>
          </w:rPr>
          <w:t>KeTAS</w:t>
        </w:r>
      </w:ins>
      <w:r>
        <w:rPr>
          <w:rFonts w:ascii="Calibri" w:hAnsi="Calibri" w:cs="Calibri"/>
          <w:sz w:val="24"/>
          <w:szCs w:val="24"/>
        </w:rPr>
        <w:t xml:space="preserve"> proposed in this study provides a feasible scheme for the standardization of keloid skin texture analysis and diagnosis, with significant potential application value—it is expected to become a routine non-invasive, sensitive, dynamic, real-time, personalized, and self-verifiable objective evaluation tool in clinical practices such as keloid diagnosis, treatment, and prevention (corresponding to the positioning of "a non-invasive, sensitive, dynamic, real-time, customized, and self-verifiable way" in the Introduction section), similar to the standardized status of platelet detection in blood tests. Promoting the </w:t>
      </w:r>
      <w:ins w:id="95" w:author="fitdx" w:date="2026-05-13T11:39:00Z">
        <w:r>
          <w:rPr>
            <w:rFonts w:ascii="Calibri" w:hAnsi="Calibri" w:cs="Calibri"/>
            <w:sz w:val="24"/>
            <w:szCs w:val="24"/>
            <w:lang w:val="en"/>
          </w:rPr>
          <w:t xml:space="preserve">KeTAS </w:t>
        </w:r>
      </w:ins>
      <w:r>
        <w:rPr>
          <w:rFonts w:ascii="Calibri" w:hAnsi="Calibri" w:cs="Calibri"/>
          <w:sz w:val="24"/>
          <w:szCs w:val="24"/>
        </w:rPr>
        <w:t xml:space="preserve">system and the corresponding </w:t>
      </w:r>
      <w:ins w:id="96" w:author="fitdx" w:date="2026-05-15T15:00:00Z">
        <w:r>
          <w:rPr>
            <w:rFonts w:ascii="Calibri" w:hAnsi="Calibri" w:cs="Calibri"/>
            <w:sz w:val="24"/>
            <w:szCs w:val="24"/>
          </w:rPr>
          <w:t>Ke-index</w:t>
        </w:r>
      </w:ins>
      <w:ins w:id="97" w:author="fitdx" w:date="2026-05-13T11:40:00Z">
        <w:r>
          <w:rPr>
            <w:rFonts w:ascii="Calibri" w:hAnsi="Calibri" w:cs="Calibri"/>
            <w:sz w:val="24"/>
            <w:szCs w:val="24"/>
            <w:lang w:val="en"/>
          </w:rPr>
          <w:t xml:space="preserve"> with the </w:t>
        </w:r>
      </w:ins>
      <w:r>
        <w:rPr>
          <w:rFonts w:ascii="Calibri" w:hAnsi="Calibri" w:cs="Calibri"/>
          <w:sz w:val="24"/>
          <w:szCs w:val="24"/>
        </w:rPr>
        <w:t>three indicators to medical institutions at all levels can realize the unification and standardization of the keloid diagnosis process, provide credible and high-quality diagnostic basis for the majority of patients, build a low-cost and high-efficiency social medical foundation for keloid diagnosis, and help upgrade and improve the medical system in the field of diagnosis and treatment of this disease.</w:t>
      </w:r>
    </w:p>
    <w:p w14:paraId="490C212E" w14:textId="77777777" w:rsidR="00CF7B97" w:rsidRDefault="00000000">
      <w:pPr>
        <w:widowControl/>
        <w:ind w:firstLine="420"/>
        <w:rPr>
          <w:rFonts w:ascii="Calibri" w:hAnsi="Calibri" w:cs="Calibri"/>
          <w:sz w:val="24"/>
          <w:szCs w:val="24"/>
        </w:rPr>
      </w:pPr>
      <w:r>
        <w:rPr>
          <w:rFonts w:ascii="Calibri" w:hAnsi="Calibri" w:cs="Calibri" w:hint="eastAsia"/>
          <w:sz w:val="24"/>
          <w:szCs w:val="24"/>
          <w:highlight w:val="cyan"/>
        </w:rPr>
        <w:t>S</w:t>
      </w:r>
      <w:r>
        <w:rPr>
          <w:rFonts w:ascii="Calibri" w:hAnsi="Calibri" w:cs="Calibri"/>
          <w:sz w:val="24"/>
          <w:szCs w:val="24"/>
          <w:highlight w:val="cyan"/>
        </w:rPr>
        <w:t xml:space="preserve">uch a keloid-specific KeTas system by skin textures are endowed with characteristic </w:t>
      </w:r>
      <w:r>
        <w:rPr>
          <w:rFonts w:ascii="Calibri" w:hAnsi="Calibri" w:cs="Calibri" w:hint="eastAsia"/>
          <w:sz w:val="24"/>
          <w:szCs w:val="24"/>
          <w:highlight w:val="cyan"/>
        </w:rPr>
        <w:t>fe</w:t>
      </w:r>
      <w:r>
        <w:rPr>
          <w:rFonts w:ascii="Calibri" w:hAnsi="Calibri" w:cs="Calibri"/>
          <w:sz w:val="24"/>
          <w:szCs w:val="24"/>
          <w:highlight w:val="cyan"/>
        </w:rPr>
        <w:t>atures. (1)</w:t>
      </w:r>
      <w:r>
        <w:rPr>
          <w:rFonts w:ascii="宋体" w:eastAsia="宋体" w:hAnsi="宋体" w:cs="Calibri"/>
          <w:sz w:val="24"/>
          <w:szCs w:val="24"/>
          <w:highlight w:val="cyan"/>
        </w:rPr>
        <w:t xml:space="preserve"> </w:t>
      </w:r>
      <w:r>
        <w:rPr>
          <w:rFonts w:ascii="Calibri" w:hAnsi="Calibri" w:cs="Calibri"/>
          <w:i/>
          <w:iCs/>
          <w:sz w:val="24"/>
          <w:szCs w:val="24"/>
          <w:highlight w:val="cyan"/>
          <w:u w:val="single"/>
        </w:rPr>
        <w:t>Morphological manifestation of functions</w:t>
      </w:r>
      <w:r>
        <w:rPr>
          <w:rFonts w:ascii="Calibri" w:hAnsi="Calibri" w:cs="Calibri"/>
          <w:sz w:val="24"/>
          <w:szCs w:val="24"/>
          <w:highlight w:val="cyan"/>
        </w:rPr>
        <w:t xml:space="preserve">. As a mechano-sensitive and -responsive disease, keloid demonstrates stretching-dependent invasion. The mechanic stimulations include mainly contraction of underlying skeletal muscles, meanwhile covering hearbeating and breathing with fixed rhythm and frequency. Such complex functions of movements can hardly be monitored independently, not to say be packaged into a meaningful group. Fortunately, those functional changes can be traced in the superficial skin textures and explicated by our KeTAS system through morphological manifestations. (2) </w:t>
      </w:r>
      <w:r>
        <w:rPr>
          <w:rFonts w:ascii="Calibri" w:hAnsi="Calibri" w:cs="Calibri"/>
          <w:i/>
          <w:iCs/>
          <w:sz w:val="24"/>
          <w:szCs w:val="24"/>
          <w:highlight w:val="cyan"/>
          <w:u w:val="single"/>
        </w:rPr>
        <w:t>Static manifestation of dyanmic invasion</w:t>
      </w:r>
      <w:r>
        <w:rPr>
          <w:rFonts w:ascii="Calibri" w:hAnsi="Calibri" w:cs="Calibri"/>
          <w:sz w:val="24"/>
          <w:szCs w:val="24"/>
          <w:highlight w:val="cyan"/>
        </w:rPr>
        <w:t xml:space="preserve">. The quasi-neoplastic continuous invasion is the iconic feature of keloid as benign fibrotic disease. The presence, distribution, severity, and direction of such dynamic processes can be collectively catptured and reflected as perodic pictures in the statical forms of </w:t>
      </w:r>
      <w:r>
        <w:rPr>
          <w:rFonts w:ascii="Calibri" w:hAnsi="Calibri" w:cs="Calibri" w:hint="eastAsia"/>
          <w:sz w:val="24"/>
          <w:szCs w:val="24"/>
          <w:highlight w:val="cyan"/>
        </w:rPr>
        <w:t>change</w:t>
      </w:r>
      <w:r>
        <w:rPr>
          <w:rFonts w:ascii="Calibri" w:hAnsi="Calibri" w:cs="Calibri"/>
          <w:sz w:val="24"/>
          <w:szCs w:val="24"/>
          <w:highlight w:val="cyan"/>
        </w:rPr>
        <w:t xml:space="preserve">s in density, depth, thickness and direction of skin textures. (3) </w:t>
      </w:r>
      <w:r>
        <w:rPr>
          <w:rFonts w:ascii="Calibri" w:hAnsi="Calibri" w:cs="Calibri"/>
          <w:i/>
          <w:iCs/>
          <w:sz w:val="24"/>
          <w:szCs w:val="24"/>
          <w:highlight w:val="cyan"/>
          <w:u w:val="single"/>
        </w:rPr>
        <w:t>Quantifiable manifestation of highly differentiated features</w:t>
      </w:r>
      <w:r>
        <w:rPr>
          <w:rFonts w:ascii="Calibri" w:hAnsi="Calibri" w:cs="Calibri"/>
          <w:sz w:val="24"/>
          <w:szCs w:val="24"/>
          <w:highlight w:val="cyan"/>
        </w:rPr>
        <w:t xml:space="preserve">. In contrast to the traditional subjective evaluation of keloid severity through qualified or semi-quantified questionnaire, the recognizable and traceble skin textures can provide objective information thorugh our KeTAS system. (4) </w:t>
      </w:r>
      <w:r>
        <w:rPr>
          <w:rFonts w:ascii="Calibri" w:hAnsi="Calibri" w:cs="Calibri"/>
          <w:i/>
          <w:iCs/>
          <w:sz w:val="24"/>
          <w:szCs w:val="24"/>
          <w:highlight w:val="cyan"/>
          <w:u w:val="single"/>
        </w:rPr>
        <w:t>Early capture of invasion information</w:t>
      </w:r>
      <w:r>
        <w:rPr>
          <w:rFonts w:ascii="Calibri" w:hAnsi="Calibri" w:cs="Calibri"/>
          <w:sz w:val="24"/>
          <w:szCs w:val="24"/>
          <w:highlight w:val="cyan"/>
        </w:rPr>
        <w:t xml:space="preserve">. Traditional golden standard of keloidogenesis is the histological findings of hyalinized collagen fiber under the microscope by pathologists after surgical excision. Such a lagging histological finding merely for diagnosis is too late meanwhile far from the practical expectations towards </w:t>
      </w:r>
      <w:r>
        <w:rPr>
          <w:rFonts w:ascii="Calibri" w:hAnsi="Calibri" w:cs="Calibri"/>
          <w:sz w:val="24"/>
          <w:szCs w:val="24"/>
          <w:highlight w:val="cyan"/>
        </w:rPr>
        <w:lastRenderedPageBreak/>
        <w:t>traumaless diagnosis, non-invasive intervention, and early prediction before true growth happens, for which KeTAS can provide full solutions.</w:t>
      </w:r>
    </w:p>
    <w:p w14:paraId="18F1D6F1" w14:textId="77777777" w:rsidR="00CF7B97" w:rsidRDefault="00000000">
      <w:pPr>
        <w:widowControl/>
        <w:ind w:firstLine="420"/>
        <w:jc w:val="left"/>
        <w:rPr>
          <w:rFonts w:ascii="Calibri" w:hAnsi="Calibri" w:cs="Calibri"/>
          <w:color w:val="000000"/>
          <w:sz w:val="24"/>
          <w:szCs w:val="24"/>
        </w:rPr>
      </w:pPr>
      <w:r>
        <w:rPr>
          <w:rFonts w:ascii="Calibri" w:hAnsi="Calibri" w:cs="Calibri" w:hint="eastAsia"/>
          <w:color w:val="000000"/>
          <w:sz w:val="24"/>
          <w:szCs w:val="24"/>
        </w:rPr>
        <w:t>B</w:t>
      </w:r>
      <w:r>
        <w:rPr>
          <w:rFonts w:ascii="Calibri" w:hAnsi="Calibri" w:cs="Calibri"/>
          <w:color w:val="000000"/>
          <w:sz w:val="24"/>
          <w:szCs w:val="24"/>
        </w:rPr>
        <w:t xml:space="preserve">esides, our </w:t>
      </w:r>
      <w:r>
        <w:rPr>
          <w:rFonts w:ascii="Calibri" w:hAnsi="Calibri" w:cs="Calibri" w:hint="eastAsia"/>
          <w:color w:val="000000"/>
          <w:sz w:val="24"/>
          <w:szCs w:val="24"/>
          <w:lang w:eastAsia="zh"/>
        </w:rPr>
        <w:t>KeTAS</w:t>
      </w:r>
      <w:r>
        <w:rPr>
          <w:rFonts w:ascii="Calibri" w:hAnsi="Calibri" w:cs="Calibri"/>
          <w:color w:val="000000"/>
          <w:sz w:val="24"/>
          <w:szCs w:val="24"/>
        </w:rPr>
        <w:t xml:space="preserve"> provides a paradigm with static skin texture as an early diagnostic system of disease progression integrating the qualitative (to initiate or not), quantitative (the severity) and directional information, meanwhile covering the whole course of the disease and varied therapeutic strategies. Additionally, it is applicable not only in disease diagnosis, but can also guide selecting prophylactic procedures and modifying therapeutic strategies for both doctors and patients. Thanks to the advances in AI, the successful applications of our </w:t>
      </w:r>
      <w:ins w:id="98" w:author="fitdx" w:date="2026-05-13T11:40:00Z">
        <w:r>
          <w:rPr>
            <w:rFonts w:ascii="Calibri" w:hAnsi="Calibri" w:cs="Calibri"/>
            <w:color w:val="000000"/>
            <w:sz w:val="24"/>
            <w:szCs w:val="24"/>
            <w:lang w:val="en"/>
          </w:rPr>
          <w:t xml:space="preserve">KeTAS </w:t>
        </w:r>
      </w:ins>
      <w:r>
        <w:rPr>
          <w:rFonts w:ascii="Calibri" w:hAnsi="Calibri" w:cs="Calibri"/>
          <w:color w:val="000000"/>
          <w:sz w:val="24"/>
          <w:szCs w:val="24"/>
        </w:rPr>
        <w:t>during keloidogensis in the largest and most superfical organ of skin inside human body indicate a promising future for development potentials in other chronic diseases and organs with the striae-like apperances, such as fibrosis or tumors, where keloids serve as a hub connecting through not only the invasion behavior but also morphological indicators.</w:t>
      </w:r>
    </w:p>
    <w:p w14:paraId="5C642B00" w14:textId="77777777" w:rsidR="00CF7B97" w:rsidRDefault="00000000">
      <w:pPr>
        <w:widowControl/>
        <w:ind w:firstLine="420"/>
        <w:jc w:val="left"/>
        <w:rPr>
          <w:rFonts w:ascii="Calibri" w:hAnsi="Calibri" w:cs="Calibri"/>
          <w:color w:val="000000"/>
          <w:sz w:val="24"/>
          <w:szCs w:val="24"/>
        </w:rPr>
      </w:pPr>
      <w:r>
        <w:rPr>
          <w:rFonts w:ascii="Calibri" w:hAnsi="Calibri" w:cs="Calibri"/>
          <w:color w:val="000000"/>
          <w:sz w:val="24"/>
          <w:szCs w:val="24"/>
          <w:highlight w:val="cyan"/>
        </w:rPr>
        <w:t>Indeed, the keloid-specific skin textures provides a typical link between scar mechanobiology as fundamental explorations and scar mechanotherapy as practical applications. Under the dyamic evaluations thorugh skin textures around keloids to the local mechanics, KeTAS can (1) provides sufficient information to diagnosis, therapeutics and prophylasixs for clinical decision-making, which can radically upgrade the theragnostic strategies in patholcial scars; (2) provides a typical demonstration for fibrosis and tumors to learn. Keloids are the typical example of dermal fibrosis demonstrating quasi-neoplasctic featues. As long as the continuous invasion can be monitored and evaluated during keloidogenesis, the KeTAS system can be borrowed into fibrogenesis and tumorigenesis, to ignite more fascinating findings and applications.</w:t>
      </w:r>
    </w:p>
    <w:p w14:paraId="08A9FF51" w14:textId="77777777" w:rsidR="00CF7B97" w:rsidRDefault="00CF7B97">
      <w:pPr>
        <w:widowControl/>
        <w:ind w:firstLine="420"/>
        <w:jc w:val="left"/>
        <w:rPr>
          <w:rFonts w:ascii="Calibri" w:hAnsi="Calibri" w:cs="Calibri"/>
          <w:sz w:val="24"/>
          <w:szCs w:val="24"/>
        </w:rPr>
      </w:pPr>
    </w:p>
    <w:p w14:paraId="7AB05662" w14:textId="77777777" w:rsidR="00CF7B97" w:rsidRDefault="00000000">
      <w:pPr>
        <w:widowControl/>
        <w:numPr>
          <w:ilvl w:val="0"/>
          <w:numId w:val="2"/>
        </w:numPr>
        <w:jc w:val="center"/>
        <w:rPr>
          <w:rFonts w:ascii="Calibri" w:hAnsi="Calibri" w:cs="Calibri"/>
          <w:b/>
          <w:bCs/>
          <w:color w:val="000000" w:themeColor="text1"/>
          <w:sz w:val="24"/>
          <w:szCs w:val="24"/>
        </w:rPr>
      </w:pPr>
      <w:r>
        <w:rPr>
          <w:rFonts w:ascii="Calibri" w:hAnsi="Calibri" w:cs="Calibri"/>
          <w:b/>
          <w:bCs/>
          <w:color w:val="000000" w:themeColor="text1"/>
          <w:sz w:val="24"/>
          <w:szCs w:val="24"/>
        </w:rPr>
        <w:t>Methods</w:t>
      </w:r>
    </w:p>
    <w:p w14:paraId="6C0C516C" w14:textId="77777777" w:rsidR="00CF7B97" w:rsidRDefault="00CF7B97">
      <w:pPr>
        <w:widowControl/>
        <w:jc w:val="center"/>
        <w:rPr>
          <w:rFonts w:ascii="Calibri" w:hAnsi="Calibri" w:cs="Calibri"/>
          <w:b/>
          <w:bCs/>
          <w:color w:val="000000" w:themeColor="text1"/>
          <w:sz w:val="24"/>
          <w:szCs w:val="24"/>
        </w:rPr>
      </w:pPr>
    </w:p>
    <w:p w14:paraId="603304DD" w14:textId="77777777" w:rsidR="00CF7B97" w:rsidRDefault="00CF7B97">
      <w:pPr>
        <w:ind w:firstLine="420"/>
        <w:rPr>
          <w:rFonts w:ascii="Calibri" w:hAnsi="Calibri" w:cs="Calibri"/>
          <w:sz w:val="24"/>
          <w:szCs w:val="24"/>
        </w:rPr>
      </w:pPr>
    </w:p>
    <w:p w14:paraId="2CB1DAC2" w14:textId="77777777" w:rsidR="00CF7B97" w:rsidRDefault="00000000">
      <w:pPr>
        <w:widowControl/>
        <w:ind w:firstLine="420"/>
        <w:rPr>
          <w:rFonts w:ascii="Calibri" w:hAnsi="Calibri" w:cs="Calibri"/>
          <w:sz w:val="24"/>
          <w:szCs w:val="24"/>
        </w:rPr>
      </w:pPr>
      <w:commentRangeStart w:id="99"/>
      <w:r>
        <w:rPr>
          <w:rFonts w:ascii="Calibri" w:hAnsi="Calibri" w:cs="Calibri"/>
          <w:sz w:val="24"/>
          <w:szCs w:val="24"/>
        </w:rPr>
        <w:t>In this study, we enrolled a total of xxx adult outpatient patients with keloids located on the chest, scapula, or abdomen, who received clinical treatment at Beijing Tsinghua Changgung Hospital from xxxx to xxxx. Standardized macro photography was performed during each follow-up visit to dynamically record the subtle changes in keloid skin texture, with all data strictly processed to avoid privacy disclosure.</w:t>
      </w:r>
      <w:commentRangeEnd w:id="99"/>
      <w:r>
        <w:rPr>
          <w:rStyle w:val="a3"/>
          <w:rFonts w:ascii="Calibri" w:hAnsi="Calibri" w:cs="Calibri"/>
          <w:sz w:val="24"/>
          <w:szCs w:val="24"/>
        </w:rPr>
        <w:commentReference w:id="99"/>
      </w:r>
    </w:p>
    <w:p w14:paraId="21FC63AE" w14:textId="77777777" w:rsidR="00CF7B97" w:rsidRDefault="00CF7B97">
      <w:pPr>
        <w:widowControl/>
        <w:ind w:firstLine="420"/>
        <w:rPr>
          <w:rFonts w:ascii="Calibri" w:hAnsi="Calibri" w:cs="Calibri"/>
          <w:sz w:val="24"/>
          <w:szCs w:val="24"/>
        </w:rPr>
      </w:pPr>
    </w:p>
    <w:p w14:paraId="75851184" w14:textId="77777777" w:rsidR="00CF7B97" w:rsidRDefault="00000000">
      <w:pPr>
        <w:widowControl/>
        <w:ind w:firstLine="420"/>
        <w:rPr>
          <w:rFonts w:ascii="Calibri" w:hAnsi="Calibri" w:cs="Calibri"/>
          <w:color w:val="000000" w:themeColor="text1"/>
          <w:sz w:val="24"/>
          <w:szCs w:val="24"/>
        </w:rPr>
      </w:pPr>
      <w:r>
        <w:rPr>
          <w:rFonts w:ascii="Calibri" w:hAnsi="Calibri" w:cs="Calibri"/>
          <w:color w:val="000000" w:themeColor="text1"/>
          <w:sz w:val="24"/>
          <w:szCs w:val="24"/>
        </w:rPr>
        <w:t xml:space="preserve">Based on clinical observations of the inherent correlation between skin texture structure and keloid invasive progression, we propose a novel </w:t>
      </w:r>
      <w:r>
        <w:rPr>
          <w:rFonts w:ascii="Calibri" w:hAnsi="Calibri" w:cs="Calibri"/>
          <w:b/>
          <w:bCs/>
          <w:color w:val="000000" w:themeColor="text1"/>
          <w:sz w:val="24"/>
          <w:szCs w:val="24"/>
        </w:rPr>
        <w:t>Keloid Texture Analysis System (KeTAS)</w:t>
      </w:r>
      <w:r>
        <w:rPr>
          <w:rFonts w:ascii="Calibri" w:hAnsi="Calibri" w:cs="Calibri"/>
          <w:color w:val="000000" w:themeColor="text1"/>
          <w:sz w:val="24"/>
          <w:szCs w:val="24"/>
        </w:rPr>
        <w:t xml:space="preserve"> consisting of three core modules: standardized </w:t>
      </w:r>
      <w:r>
        <w:rPr>
          <w:rFonts w:ascii="Calibri" w:hAnsi="Calibri" w:cs="Calibri"/>
          <w:b/>
          <w:bCs/>
          <w:color w:val="000000" w:themeColor="text1"/>
          <w:sz w:val="24"/>
          <w:szCs w:val="24"/>
        </w:rPr>
        <w:t>keloid image acquisition</w:t>
      </w:r>
      <w:r>
        <w:rPr>
          <w:rFonts w:ascii="Calibri" w:hAnsi="Calibri" w:cs="Calibri"/>
          <w:color w:val="000000" w:themeColor="text1"/>
          <w:sz w:val="24"/>
          <w:szCs w:val="24"/>
        </w:rPr>
        <w:t xml:space="preserve">, precise </w:t>
      </w:r>
      <w:r>
        <w:rPr>
          <w:rFonts w:ascii="Calibri" w:hAnsi="Calibri" w:cs="Calibri"/>
          <w:b/>
          <w:bCs/>
          <w:color w:val="000000" w:themeColor="text1"/>
          <w:sz w:val="24"/>
          <w:szCs w:val="24"/>
        </w:rPr>
        <w:t>keloid region segmentation</w:t>
      </w:r>
      <w:r>
        <w:rPr>
          <w:rFonts w:ascii="Calibri" w:hAnsi="Calibri" w:cs="Calibri"/>
          <w:color w:val="000000" w:themeColor="text1"/>
          <w:sz w:val="24"/>
          <w:szCs w:val="24"/>
        </w:rPr>
        <w:t xml:space="preserve">, and </w:t>
      </w:r>
      <w:r>
        <w:rPr>
          <w:rFonts w:ascii="Calibri" w:hAnsi="Calibri" w:cs="Calibri"/>
          <w:b/>
          <w:bCs/>
          <w:color w:val="000000" w:themeColor="text1"/>
          <w:sz w:val="24"/>
          <w:szCs w:val="24"/>
        </w:rPr>
        <w:t>Gabor-gradient domain texture analysis</w:t>
      </w:r>
      <w:r>
        <w:rPr>
          <w:rFonts w:ascii="Calibri" w:hAnsi="Calibri" w:cs="Calibri"/>
          <w:color w:val="000000" w:themeColor="text1"/>
          <w:sz w:val="24"/>
          <w:szCs w:val="24"/>
        </w:rPr>
        <w:t xml:space="preserve"> for keloid invasion assessment. (1) The standardized keloid image acquisition ensures clear and high-definition imaging of detailed skin textures. (2) The keloid region segmentation module partitions input keloid images into three anatomically and pathologically distinct regions: the normal skin zone with intact skin tissues free of keloid invasion, the keloid intertidal zone featuring ongoing invasive progression at </w:t>
      </w:r>
      <w:r>
        <w:rPr>
          <w:rFonts w:ascii="Calibri" w:hAnsi="Calibri" w:cs="Calibri"/>
          <w:color w:val="000000" w:themeColor="text1"/>
          <w:sz w:val="24"/>
          <w:szCs w:val="24"/>
        </w:rPr>
        <w:lastRenderedPageBreak/>
        <w:t xml:space="preserve">the lesion boundary, and the keloid body zone with fully invaded and diseased skin tissues. (3) For the critical intertidal zone closely related to </w:t>
      </w:r>
      <w:r>
        <w:rPr>
          <w:rFonts w:ascii="Calibri" w:hAnsi="Calibri" w:cs="Calibri" w:hint="eastAsia"/>
          <w:color w:val="000000" w:themeColor="text1"/>
          <w:sz w:val="24"/>
          <w:szCs w:val="24"/>
        </w:rPr>
        <w:t xml:space="preserve">keloid </w:t>
      </w:r>
      <w:r>
        <w:rPr>
          <w:rFonts w:ascii="Calibri" w:hAnsi="Calibri" w:cs="Calibri"/>
          <w:color w:val="000000" w:themeColor="text1"/>
          <w:sz w:val="24"/>
          <w:szCs w:val="24"/>
        </w:rPr>
        <w:t>invasion, we propose Gabor-gradient domain texture analysis for keloid invasion assessment, and generates three quantitative invasion indicators: a severity map reflecting the degree of keloid invasion, a presence map highlighting high-risk invasive regions, and a direction map characterizing the specific invasive orientation of high-risk invasive regions.</w:t>
      </w:r>
    </w:p>
    <w:p w14:paraId="343CB460" w14:textId="77777777" w:rsidR="00CF7B97" w:rsidRDefault="00000000">
      <w:pPr>
        <w:widowControl/>
        <w:ind w:firstLine="420"/>
        <w:rPr>
          <w:rFonts w:ascii="Calibri" w:hAnsi="Calibri" w:cs="Calibri"/>
          <w:color w:val="000000" w:themeColor="text1"/>
          <w:sz w:val="24"/>
          <w:szCs w:val="24"/>
        </w:rPr>
      </w:pPr>
      <w:commentRangeStart w:id="100"/>
      <w:r>
        <w:rPr>
          <w:rFonts w:ascii="Calibri" w:hAnsi="Calibri" w:cs="Calibri"/>
          <w:color w:val="000000" w:themeColor="text1"/>
          <w:sz w:val="24"/>
          <w:szCs w:val="24"/>
        </w:rPr>
        <w:t>Different from conventional end-to-end large vision model paradigms, our pipeline decouples the analysis into two collaborative stages: deep learning-based keloid region segmentation and Gabor-gradient domain texture analysis based on traditional computer vision techniques. This two-stage design is strategically proposed to address the inherent bottlenecks of end-to-end model implementation in keloid invasive analysis.</w:t>
      </w:r>
    </w:p>
    <w:p w14:paraId="5FFF2F6E" w14:textId="77777777" w:rsidR="00CF7B97" w:rsidRDefault="00000000">
      <w:pPr>
        <w:widowControl/>
        <w:ind w:firstLine="420"/>
        <w:rPr>
          <w:rFonts w:ascii="Calibri" w:hAnsi="Calibri" w:cs="Calibri"/>
          <w:color w:val="000000" w:themeColor="text1"/>
          <w:sz w:val="24"/>
          <w:szCs w:val="24"/>
        </w:rPr>
      </w:pPr>
      <w:r>
        <w:rPr>
          <w:rFonts w:ascii="Calibri" w:hAnsi="Calibri" w:cs="Calibri"/>
          <w:color w:val="000000" w:themeColor="text1"/>
          <w:sz w:val="24"/>
          <w:szCs w:val="24"/>
        </w:rPr>
        <w:t>Specifically, deep learning models rely heavily on high-quality manual annotations and large-scale labeled datasets, which are feasible for coarse regional segmentation tasks (distinguishing normal skin, intertidal zone, and keloid body). However, fine-grained skin texture features related to keloid invasion are microscopic, ambiguous, and non-intuitive, making manual texture annotation extremely difficult, subjective, and irreproducible. Meanwhile, there are no publicly available annotated datasets for keloid invasive texture analysis, which renders the training of an end-to-end large model infeasible and unreliable.</w:t>
      </w:r>
    </w:p>
    <w:p w14:paraId="6A08E2DF" w14:textId="77777777" w:rsidR="00CF7B97" w:rsidRDefault="00000000">
      <w:pPr>
        <w:widowControl/>
        <w:ind w:firstLine="420"/>
        <w:rPr>
          <w:rFonts w:ascii="Calibri" w:hAnsi="Calibri" w:cs="Calibri"/>
          <w:color w:val="000000" w:themeColor="text1"/>
          <w:sz w:val="24"/>
          <w:szCs w:val="24"/>
        </w:rPr>
      </w:pPr>
      <w:commentRangeStart w:id="101"/>
      <w:r>
        <w:rPr>
          <w:rFonts w:ascii="Calibri" w:hAnsi="Calibri" w:cs="Calibri"/>
          <w:color w:val="000000" w:themeColor="text1"/>
          <w:sz w:val="24"/>
          <w:szCs w:val="24"/>
        </w:rPr>
        <w:t>To tackle this challenge, our decoupled pipeline yields distinct advantages. The segmentation stage leverages human annotations and deep learning to achieve accurate, robust regional partitioning of keloid images, eliminating the interference of irrelevant skin areas. The texture analysis stage gets rid of data-dependent deep learning and adopts customized Gabor-gradient domain vision algorithms, which can stably extract subtle invasive texture features that cannot be captured by manual labeling and end-to-end models. This design effectively avoids the data scarcity and annotation subjectivity bottlenecks of end-to-end learning, ensuring the accuracy, interpretability, and clinical practicability of keloid invasion quantitative analysis. Because the current severity map is normalized independently within each image and the presence map is defined using an image-specific percentile threshold, these outputs primarily describe relative spatial risk within a single image and are not yet an absolute scale for direct comparison across patients, imaging sessions, or devices.</w:t>
      </w:r>
      <w:commentRangeEnd w:id="101"/>
      <w:r>
        <w:rPr>
          <w:rStyle w:val="a3"/>
          <w:rFonts w:ascii="Calibri" w:hAnsi="Calibri" w:cs="Calibri"/>
          <w:color w:val="000000" w:themeColor="text1"/>
          <w:sz w:val="24"/>
          <w:szCs w:val="24"/>
        </w:rPr>
        <w:commentReference w:id="101"/>
      </w:r>
      <w:commentRangeEnd w:id="100"/>
      <w:r>
        <w:rPr>
          <w:rStyle w:val="a3"/>
          <w:rFonts w:ascii="Calibri" w:hAnsi="Calibri" w:cs="Calibri"/>
          <w:color w:val="000000" w:themeColor="text1"/>
          <w:sz w:val="24"/>
          <w:szCs w:val="24"/>
        </w:rPr>
        <w:commentReference w:id="100"/>
      </w:r>
    </w:p>
    <w:p w14:paraId="659A66B4" w14:textId="77777777" w:rsidR="00CF7B97" w:rsidRDefault="00000000">
      <w:pPr>
        <w:ind w:firstLine="420"/>
        <w:rPr>
          <w:rFonts w:ascii="Calibri" w:hAnsi="Calibri" w:cs="Calibri"/>
          <w:b/>
          <w:bCs/>
          <w:color w:val="FF0000"/>
          <w:sz w:val="24"/>
          <w:szCs w:val="24"/>
        </w:rPr>
      </w:pPr>
      <w:r>
        <w:rPr>
          <w:rFonts w:ascii="Calibri" w:hAnsi="Calibri" w:cs="Calibri"/>
          <w:b/>
          <w:bCs/>
          <w:color w:val="FF0000"/>
          <w:sz w:val="24"/>
          <w:szCs w:val="24"/>
        </w:rPr>
        <w:t>4.1 Keloid image capture</w:t>
      </w:r>
    </w:p>
    <w:p w14:paraId="32F8BD62"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In the image acquisition stage, we center the target keloid in the image and capture images using a high-definition macro camera. This ensures that the captured images can obtain clear textural details of the keloid and its surrounding regions, facilitating subsequent processing and analysis.</w:t>
      </w:r>
    </w:p>
    <w:p w14:paraId="18E6AB1D" w14:textId="77777777" w:rsidR="00CF7B97" w:rsidRDefault="00CF7B97">
      <w:pPr>
        <w:widowControl/>
        <w:ind w:firstLine="420"/>
        <w:rPr>
          <w:rFonts w:ascii="Calibri" w:hAnsi="Calibri" w:cs="Calibri"/>
          <w:sz w:val="24"/>
          <w:szCs w:val="24"/>
        </w:rPr>
      </w:pPr>
    </w:p>
    <w:p w14:paraId="643F4216" w14:textId="77777777" w:rsidR="00CF7B97" w:rsidRDefault="00000000">
      <w:pPr>
        <w:widowControl/>
        <w:rPr>
          <w:rFonts w:ascii="Calibri" w:hAnsi="Calibri" w:cs="Calibri"/>
          <w:sz w:val="24"/>
          <w:szCs w:val="24"/>
        </w:rPr>
      </w:pPr>
      <w:r>
        <w:rPr>
          <w:rFonts w:ascii="Calibri" w:hAnsi="Calibri" w:cs="Calibri"/>
          <w:b/>
          <w:bCs/>
          <w:noProof/>
          <w:sz w:val="24"/>
          <w:szCs w:val="24"/>
        </w:rPr>
        <w:lastRenderedPageBreak/>
        <w:drawing>
          <wp:inline distT="0" distB="0" distL="0" distR="0" wp14:anchorId="5B1D73BE" wp14:editId="13EE331E">
            <wp:extent cx="5274310" cy="2154555"/>
            <wp:effectExtent l="0" t="0" r="0" b="4445"/>
            <wp:docPr id="129846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5459" name="Picture 1"/>
                    <pic:cNvPicPr>
                      <a:picLocks noChangeAspect="1"/>
                    </pic:cNvPicPr>
                  </pic:nvPicPr>
                  <pic:blipFill>
                    <a:blip r:embed="rId15"/>
                    <a:stretch>
                      <a:fillRect/>
                    </a:stretch>
                  </pic:blipFill>
                  <pic:spPr>
                    <a:xfrm>
                      <a:off x="0" y="0"/>
                      <a:ext cx="5274310" cy="2155189"/>
                    </a:xfrm>
                    <a:prstGeom prst="rect">
                      <a:avLst/>
                    </a:prstGeom>
                  </pic:spPr>
                </pic:pic>
              </a:graphicData>
            </a:graphic>
          </wp:inline>
        </w:drawing>
      </w:r>
    </w:p>
    <w:p w14:paraId="33DC9107" w14:textId="77777777" w:rsidR="00CF7B97" w:rsidRDefault="00000000">
      <w:pPr>
        <w:widowControl/>
        <w:jc w:val="center"/>
        <w:rPr>
          <w:rFonts w:ascii="Calibri" w:hAnsi="Calibri" w:cs="Calibri"/>
          <w:b/>
          <w:bCs/>
          <w:szCs w:val="21"/>
        </w:rPr>
      </w:pPr>
      <w:commentRangeStart w:id="102"/>
      <w:r>
        <w:rPr>
          <w:rFonts w:ascii="Calibri" w:hAnsi="Calibri" w:cs="Calibri"/>
          <w:b/>
          <w:bCs/>
          <w:color w:val="000000"/>
          <w:szCs w:val="21"/>
        </w:rPr>
        <w:t xml:space="preserve">Figure 5. Example results of segmentation using the </w:t>
      </w:r>
      <w:r>
        <w:rPr>
          <w:rFonts w:ascii="Calibri" w:hAnsi="Calibri" w:cs="Calibri"/>
          <w:b/>
          <w:bCs/>
          <w:color w:val="FF0000"/>
          <w:szCs w:val="21"/>
        </w:rPr>
        <w:t>trained</w:t>
      </w:r>
      <w:r>
        <w:rPr>
          <w:rFonts w:ascii="Calibri" w:hAnsi="Calibri" w:cs="Calibri"/>
          <w:b/>
          <w:bCs/>
          <w:color w:val="000000"/>
          <w:szCs w:val="21"/>
        </w:rPr>
        <w:t xml:space="preserve"> </w:t>
      </w:r>
      <w:r>
        <w:rPr>
          <w:rFonts w:ascii="Calibri" w:hAnsi="Calibri" w:cs="Calibri"/>
          <w:b/>
          <w:bCs/>
          <w:color w:val="FF0000"/>
          <w:szCs w:val="21"/>
        </w:rPr>
        <w:t>U-Net</w:t>
      </w:r>
      <w:r>
        <w:rPr>
          <w:rFonts w:ascii="Calibri" w:hAnsi="Calibri" w:cs="Calibri"/>
          <w:b/>
          <w:bCs/>
          <w:color w:val="000000"/>
          <w:szCs w:val="21"/>
        </w:rPr>
        <w:t xml:space="preserve"> model.</w:t>
      </w:r>
      <w:commentRangeEnd w:id="102"/>
      <w:r>
        <w:rPr>
          <w:rStyle w:val="a3"/>
          <w:rFonts w:ascii="Calibri" w:hAnsi="Calibri" w:cs="Calibri"/>
          <w:b/>
          <w:bCs/>
          <w:sz w:val="21"/>
          <w:szCs w:val="21"/>
        </w:rPr>
        <w:commentReference w:id="102"/>
      </w:r>
    </w:p>
    <w:p w14:paraId="6BEA5C5F" w14:textId="77777777" w:rsidR="00CF7B97" w:rsidRDefault="00000000">
      <w:pPr>
        <w:widowControl/>
        <w:ind w:firstLineChars="100" w:firstLine="210"/>
        <w:rPr>
          <w:rFonts w:ascii="Calibri" w:hAnsi="Calibri" w:cs="Calibri"/>
          <w:szCs w:val="21"/>
        </w:rPr>
      </w:pPr>
      <w:r>
        <w:rPr>
          <w:rFonts w:ascii="Calibri" w:hAnsi="Calibri" w:cs="Calibri"/>
          <w:szCs w:val="21"/>
        </w:rPr>
        <w:t>The region beyond the green curve is normal skin zone, the region between the green and red curve is intertidal zone, and the region within the red curve is keloid body zone.</w:t>
      </w:r>
    </w:p>
    <w:p w14:paraId="06CF993E" w14:textId="77777777" w:rsidR="00CF7B97" w:rsidRDefault="00000000">
      <w:pPr>
        <w:ind w:firstLine="420"/>
        <w:rPr>
          <w:rFonts w:ascii="Calibri" w:hAnsi="Calibri" w:cs="Calibri"/>
          <w:b/>
          <w:bCs/>
          <w:color w:val="FF0000"/>
          <w:sz w:val="24"/>
          <w:szCs w:val="24"/>
        </w:rPr>
      </w:pPr>
      <w:r>
        <w:rPr>
          <w:rFonts w:ascii="Calibri" w:hAnsi="Calibri" w:cs="Calibri"/>
          <w:b/>
          <w:bCs/>
          <w:color w:val="FF0000"/>
          <w:sz w:val="24"/>
          <w:szCs w:val="24"/>
        </w:rPr>
        <w:t>4.2 Keloid region segmentation</w:t>
      </w:r>
    </w:p>
    <w:p w14:paraId="778142DE"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We segment keloid images into three types of regions: normal skin zone, intertidal zone, and keloid body zone. The normal skin zone refers to the skin area that has not been eroded or affected by keloids; the keloid body zone is the area where the skin has been completely infiltrated by keloids; the intertidal zone, proposed in this paper, is the junction area between the normal skin zone and the keloid body zone. According to this definition, for the keloid images captured in Section 4.1, we manually annotated these three types of zones with the assistance of clinicians to construct annotated images containing segmentation labels of the three zones, which can provide supervision for model training (see Fig. XX for an example).</w:t>
      </w:r>
    </w:p>
    <w:p w14:paraId="4423FCD3" w14:textId="77777777" w:rsidR="00CF7B97" w:rsidRDefault="00000000">
      <w:pPr>
        <w:ind w:firstLine="420"/>
        <w:rPr>
          <w:rFonts w:ascii="Calibri" w:hAnsi="Calibri" w:cs="Calibri"/>
          <w:color w:val="000000" w:themeColor="text1"/>
          <w:sz w:val="24"/>
          <w:szCs w:val="24"/>
        </w:rPr>
      </w:pPr>
      <w:commentRangeStart w:id="103"/>
      <w:r>
        <w:rPr>
          <w:rFonts w:ascii="Calibri" w:hAnsi="Calibri" w:cs="Calibri"/>
          <w:color w:val="000000" w:themeColor="text1"/>
          <w:sz w:val="24"/>
          <w:szCs w:val="24"/>
        </w:rPr>
        <w:t>To achieve automatic segmentation of these three zones, we use a custom convolutional U-Net as the basic architecture. RGB images are resized to 256 × 256 pixels before being passed to the network. The encoder contains five double-convolution stages with channel dimensions of 64, 128, 256, 512, and 1024. Each double-convolution stage consists of two 3 × 3 convolutions with padding, batch normalization, and rectified linear-unit activation, and max pooling is used for downsampling. The decoder uses transposed convolutions for upsampling and skip connections to fuse the corresponding encoder features. A final 1 × 1 convolution outputs three-channel pixel logits for the normal skin zone, intertidal zone, and keloid body zone.</w:t>
      </w:r>
      <w:commentRangeEnd w:id="103"/>
      <w:r>
        <w:rPr>
          <w:rStyle w:val="a3"/>
          <w:rFonts w:ascii="Calibri" w:hAnsi="Calibri" w:cs="Calibri"/>
          <w:color w:val="000000" w:themeColor="text1"/>
          <w:sz w:val="24"/>
          <w:szCs w:val="24"/>
        </w:rPr>
        <w:commentReference w:id="103"/>
      </w:r>
    </w:p>
    <w:p w14:paraId="4B8DA987" w14:textId="77777777" w:rsidR="00CF7B97" w:rsidRDefault="00000000">
      <w:pPr>
        <w:ind w:firstLine="420"/>
        <w:rPr>
          <w:rFonts w:ascii="Calibri" w:hAnsi="Calibri" w:cs="Calibri"/>
          <w:color w:val="000000" w:themeColor="text1"/>
          <w:sz w:val="24"/>
          <w:szCs w:val="24"/>
        </w:rPr>
      </w:pPr>
      <w:commentRangeStart w:id="104"/>
      <w:r>
        <w:rPr>
          <w:rFonts w:ascii="Calibri" w:hAnsi="Calibri" w:cs="Calibri"/>
          <w:color w:val="000000" w:themeColor="text1"/>
          <w:sz w:val="24"/>
          <w:szCs w:val="24"/>
        </w:rPr>
        <w:t xml:space="preserve">In model implementation details, we adopt a data augmentation mechanism: tone adjustments (including brightness, contrast, saturation, and hue) are performed on the original images to enhance the model's robustness to different lighting conditions and white balance. CrossEntropyLoss is used as the loss function for this multi-class segmentation task. The Adam optimizer is adopted with a learning rate set to 0.001 and a batch size of 8, balancing memory usage and gradient stability. Training is conducted for a maximum of 100 epochs. An early stopping mechanism is also employed during the training process to monitor the validation loss, with patience set to 20. The training automatically stops if the validation loss does not improve for 20 consecutive epochs, so as to prevent overfitting and save computing resources. Before </w:t>
      </w:r>
      <w:r>
        <w:rPr>
          <w:rFonts w:ascii="Calibri" w:hAnsi="Calibri" w:cs="Calibri"/>
          <w:color w:val="000000" w:themeColor="text1"/>
          <w:sz w:val="24"/>
          <w:szCs w:val="24"/>
        </w:rPr>
        <w:lastRenderedPageBreak/>
        <w:t>texture analysis, the predicted intertidal-zone mask is processed using a 5 × 5 morphological closing operation, dilation with a scale proportional to image height (h/30), erosion with a scale proportional to image height (h/80), and retention of at most the eight largest connected components. Subsequent texture calculations use this post-processed mask rather than the raw class-1 prediction.</w:t>
      </w:r>
      <w:commentRangeEnd w:id="104"/>
      <w:r>
        <w:rPr>
          <w:rStyle w:val="a3"/>
          <w:rFonts w:ascii="Calibri" w:hAnsi="Calibri" w:cs="Calibri"/>
          <w:color w:val="000000" w:themeColor="text1"/>
          <w:sz w:val="24"/>
          <w:szCs w:val="24"/>
        </w:rPr>
        <w:commentReference w:id="104"/>
      </w:r>
    </w:p>
    <w:p w14:paraId="48BF770E" w14:textId="77777777" w:rsidR="00CF7B97" w:rsidRDefault="00000000">
      <w:pPr>
        <w:ind w:firstLine="420"/>
        <w:rPr>
          <w:rFonts w:ascii="Calibri" w:hAnsi="Calibri" w:cs="Calibri"/>
          <w:b/>
          <w:bCs/>
          <w:color w:val="FF0000"/>
          <w:sz w:val="24"/>
          <w:szCs w:val="24"/>
        </w:rPr>
      </w:pPr>
      <w:r>
        <w:rPr>
          <w:rFonts w:ascii="Calibri" w:hAnsi="Calibri" w:cs="Calibri"/>
          <w:b/>
          <w:bCs/>
          <w:color w:val="FF0000"/>
          <w:sz w:val="24"/>
          <w:szCs w:val="24"/>
        </w:rPr>
        <w:t xml:space="preserve">4.3 Gabor-gradient domain skin texture analysis for keloid invasive direction </w:t>
      </w:r>
    </w:p>
    <w:p w14:paraId="0BEE632B" w14:textId="77777777" w:rsidR="00CF7B97" w:rsidRDefault="00000000">
      <w:pPr>
        <w:ind w:firstLine="420"/>
        <w:rPr>
          <w:rFonts w:ascii="Calibri" w:hAnsi="Calibri" w:cs="Calibri"/>
          <w:color w:val="000000" w:themeColor="text1"/>
          <w:sz w:val="24"/>
          <w:szCs w:val="24"/>
        </w:rPr>
      </w:pPr>
      <w:r>
        <w:rPr>
          <w:rFonts w:ascii="Calibri" w:hAnsi="Calibri" w:cs="Calibri" w:hint="eastAsia"/>
          <w:color w:val="000000" w:themeColor="text1"/>
          <w:sz w:val="24"/>
          <w:szCs w:val="24"/>
        </w:rPr>
        <w:t>Our c</w:t>
      </w:r>
      <w:r>
        <w:rPr>
          <w:rFonts w:ascii="Calibri" w:hAnsi="Calibri" w:cs="Calibri"/>
          <w:color w:val="000000" w:themeColor="text1"/>
          <w:sz w:val="24"/>
          <w:szCs w:val="24"/>
        </w:rPr>
        <w:t xml:space="preserve">linical practice observes that subtle skin texture alterations in the keloid intertidal zone can effectively reflect the latent growth trends and invasive orientations of keloid lesions. Accordingly, after obtaining precise regional segmentation results in Section 4.2, we target the intertidal zone for dedicated skin texture analysis to quantify keloid invasive areas and their corresponding propagation directions. To achieve fine-grained and reliable invasion evaluation, we develop a novel Gabor-gradient domain texture analysis method. Specifically, our method first performs </w:t>
      </w:r>
      <w:r>
        <w:rPr>
          <w:rFonts w:ascii="Calibri" w:hAnsi="Calibri" w:cs="Calibri"/>
          <w:b/>
          <w:bCs/>
          <w:color w:val="000000" w:themeColor="text1"/>
          <w:sz w:val="24"/>
          <w:szCs w:val="24"/>
        </w:rPr>
        <w:t>pixel-level texture feature extraction and pixel-level invasive direction estimation within the Gabor-gradient feature domain</w:t>
      </w:r>
      <w:r>
        <w:rPr>
          <w:rFonts w:ascii="Calibri" w:hAnsi="Calibri" w:cs="Calibri"/>
          <w:color w:val="000000" w:themeColor="text1"/>
          <w:sz w:val="24"/>
          <w:szCs w:val="24"/>
        </w:rPr>
        <w:t xml:space="preserve">. Based on dense per-pixel texture characterization, we further construct </w:t>
      </w:r>
      <w:r>
        <w:rPr>
          <w:rFonts w:ascii="Calibri" w:hAnsi="Calibri" w:cs="Calibri"/>
          <w:b/>
          <w:bCs/>
          <w:color w:val="000000" w:themeColor="text1"/>
          <w:sz w:val="24"/>
          <w:szCs w:val="24"/>
        </w:rPr>
        <w:t>three quantitative evaluation indicators, including the severity map, presence map, and direction map</w:t>
      </w:r>
      <w:r>
        <w:rPr>
          <w:rFonts w:ascii="Calibri" w:hAnsi="Calibri" w:cs="Calibri"/>
          <w:color w:val="000000" w:themeColor="text1"/>
          <w:sz w:val="24"/>
          <w:szCs w:val="24"/>
        </w:rPr>
        <w:t>, to comprehensively and intuitively quantify the invasive degree, invasive probability region, and invasive direction of keloids.</w:t>
      </w:r>
    </w:p>
    <w:p w14:paraId="05D2817E" w14:textId="77777777" w:rsidR="00CF7B97" w:rsidRDefault="00000000">
      <w:pPr>
        <w:rPr>
          <w:rFonts w:ascii="Calibri" w:hAnsi="Calibri" w:cs="Calibri"/>
          <w:color w:val="00B050"/>
          <w:sz w:val="24"/>
          <w:szCs w:val="24"/>
        </w:rPr>
      </w:pPr>
      <w:r>
        <w:rPr>
          <w:rFonts w:ascii="Calibri" w:hAnsi="Calibri" w:cs="Calibri"/>
          <w:color w:val="00B050"/>
          <w:sz w:val="24"/>
          <w:szCs w:val="24"/>
        </w:rPr>
        <w:t>（</w:t>
      </w:r>
      <w:r>
        <w:rPr>
          <w:rFonts w:ascii="Calibri" w:hAnsi="Calibri" w:cs="Calibri"/>
          <w:color w:val="00B050"/>
          <w:sz w:val="24"/>
          <w:szCs w:val="24"/>
        </w:rPr>
        <w:t>1</w:t>
      </w:r>
      <w:r>
        <w:rPr>
          <w:rFonts w:ascii="Calibri" w:hAnsi="Calibri" w:cs="Calibri"/>
          <w:color w:val="00B050"/>
          <w:sz w:val="24"/>
          <w:szCs w:val="24"/>
        </w:rPr>
        <w:t>）</w:t>
      </w:r>
      <w:r>
        <w:rPr>
          <w:rFonts w:ascii="Calibri" w:hAnsi="Calibri" w:cs="Calibri"/>
          <w:color w:val="00B050"/>
          <w:sz w:val="24"/>
          <w:szCs w:val="24"/>
        </w:rPr>
        <w:t xml:space="preserve">Pixel-level texture and direction estimation in Gabor-gradient domain </w:t>
      </w:r>
    </w:p>
    <w:p w14:paraId="7C88507F" w14:textId="77777777" w:rsidR="00CF7B97" w:rsidRDefault="00000000">
      <w:pPr>
        <w:widowControl/>
        <w:rPr>
          <w:rFonts w:ascii="Calibri" w:hAnsi="Calibri" w:cs="Calibri"/>
          <w:sz w:val="24"/>
          <w:szCs w:val="24"/>
        </w:rPr>
      </w:pPr>
      <w:r>
        <w:rPr>
          <w:rFonts w:ascii="Calibri" w:hAnsi="Calibri" w:cs="Calibri"/>
          <w:noProof/>
          <w:sz w:val="24"/>
          <w:szCs w:val="24"/>
        </w:rPr>
        <w:drawing>
          <wp:inline distT="0" distB="0" distL="0" distR="0" wp14:anchorId="342BB960" wp14:editId="0C73698D">
            <wp:extent cx="5274310" cy="1681480"/>
            <wp:effectExtent l="0" t="0" r="0" b="0"/>
            <wp:docPr id="55186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5010" name="Picture 1"/>
                    <pic:cNvPicPr>
                      <a:picLocks noChangeAspect="1"/>
                    </pic:cNvPicPr>
                  </pic:nvPicPr>
                  <pic:blipFill>
                    <a:blip r:embed="rId16"/>
                    <a:stretch>
                      <a:fillRect/>
                    </a:stretch>
                  </pic:blipFill>
                  <pic:spPr>
                    <a:xfrm>
                      <a:off x="0" y="0"/>
                      <a:ext cx="5274310" cy="1681480"/>
                    </a:xfrm>
                    <a:prstGeom prst="rect">
                      <a:avLst/>
                    </a:prstGeom>
                  </pic:spPr>
                </pic:pic>
              </a:graphicData>
            </a:graphic>
          </wp:inline>
        </w:drawing>
      </w:r>
    </w:p>
    <w:p w14:paraId="09EDA2B9" w14:textId="77777777" w:rsidR="00CF7B97" w:rsidRDefault="00000000">
      <w:pPr>
        <w:widowControl/>
        <w:rPr>
          <w:rFonts w:ascii="Calibri" w:hAnsi="Calibri" w:cs="Calibri"/>
          <w:b/>
          <w:bCs/>
          <w:sz w:val="24"/>
          <w:szCs w:val="24"/>
        </w:rPr>
      </w:pPr>
      <w:r>
        <w:rPr>
          <w:rFonts w:ascii="Calibri" w:hAnsi="Calibri" w:cs="Calibri"/>
          <w:b/>
          <w:bCs/>
          <w:sz w:val="24"/>
          <w:szCs w:val="24"/>
        </w:rPr>
        <w:t>Figure 6. Example results of the extracted texture points within the intertidal zone using the Gabor domain analysis.</w:t>
      </w:r>
    </w:p>
    <w:p w14:paraId="50A5705F" w14:textId="77777777" w:rsidR="00CF7B97" w:rsidRDefault="00000000">
      <w:pPr>
        <w:ind w:firstLine="420"/>
        <w:rPr>
          <w:rFonts w:ascii="Calibri" w:hAnsi="Calibri" w:cs="Calibri"/>
          <w:color w:val="4472C4" w:themeColor="accent1"/>
          <w:sz w:val="24"/>
          <w:szCs w:val="24"/>
        </w:rPr>
      </w:pPr>
      <w:r>
        <w:rPr>
          <w:rFonts w:ascii="Calibri" w:hAnsi="Calibri" w:cs="Calibri"/>
          <w:color w:val="4472C4" w:themeColor="accent1"/>
          <w:sz w:val="24"/>
          <w:szCs w:val="24"/>
        </w:rPr>
        <w:t>1</w:t>
      </w:r>
      <w:r>
        <w:rPr>
          <w:rFonts w:ascii="Calibri" w:hAnsi="Calibri" w:cs="Calibri"/>
          <w:color w:val="4472C4" w:themeColor="accent1"/>
          <w:sz w:val="24"/>
          <w:szCs w:val="24"/>
        </w:rPr>
        <w:t>）</w:t>
      </w:r>
      <w:r>
        <w:rPr>
          <w:rFonts w:ascii="Calibri" w:hAnsi="Calibri" w:cs="Calibri"/>
          <w:color w:val="4472C4" w:themeColor="accent1"/>
          <w:sz w:val="24"/>
          <w:szCs w:val="24"/>
        </w:rPr>
        <w:t>Gabor domain analysis</w:t>
      </w:r>
    </w:p>
    <w:p w14:paraId="1B835639" w14:textId="77777777" w:rsidR="00CF7B97" w:rsidRDefault="00000000">
      <w:pPr>
        <w:widowControl/>
        <w:ind w:firstLine="420"/>
        <w:rPr>
          <w:rFonts w:ascii="Calibri" w:eastAsia="Times New Roman" w:hAnsi="Calibri" w:cs="Calibri"/>
          <w:kern w:val="0"/>
          <w:sz w:val="24"/>
          <w:szCs w:val="24"/>
        </w:rPr>
      </w:pPr>
      <w:commentRangeStart w:id="105"/>
      <w:r>
        <w:rPr>
          <w:rFonts w:ascii="Calibri" w:eastAsia="Times New Roman" w:hAnsi="Calibri" w:cs="Calibri"/>
          <w:color w:val="000000"/>
          <w:kern w:val="0"/>
          <w:sz w:val="24"/>
          <w:szCs w:val="24"/>
        </w:rPr>
        <w:t>To comprehensively extract texture features of different orientations and scales, we design the Gabor filter bank to transfer the input intertidal zone image</w:t>
      </w:r>
      <w:r>
        <w:rPr>
          <w:rFonts w:ascii="Calibri" w:eastAsia="Times New Roman" w:hAnsi="Calibri" w:cs="Calibri"/>
          <w:color w:val="FF0000"/>
          <w:kern w:val="0"/>
          <w:sz w:val="24"/>
          <w:szCs w:val="24"/>
        </w:rPr>
        <w:t xml:space="preserve"> </w:t>
      </w:r>
      <w:r>
        <w:rPr>
          <w:rFonts w:ascii="Calibri" w:eastAsia="Times New Roman" w:hAnsi="Calibri" w:cs="Calibri"/>
          <w:color w:val="000000"/>
          <w:kern w:val="0"/>
          <w:sz w:val="24"/>
          <w:szCs w:val="24"/>
        </w:rPr>
        <w:t xml:space="preserve">into the Gabor domain, and the filters in the bank are configured with distinct direction and scale parameters. Specifically, in the direction dimension, there are 4 directions in total (0°, 45°, 90°, 135°), which can cover the main texture directions of the intertidal zone. In the scale dimension, </w:t>
      </w:r>
      <w:r>
        <w:rPr>
          <w:rFonts w:ascii="Calibri" w:eastAsia="Times New Roman" w:hAnsi="Calibri" w:cs="Calibri"/>
          <w:color w:val="FF0000"/>
          <w:kern w:val="0"/>
          <w:sz w:val="24"/>
          <w:szCs w:val="24"/>
        </w:rPr>
        <w:t>2</w:t>
      </w:r>
      <w:r>
        <w:rPr>
          <w:rFonts w:ascii="Calibri" w:eastAsia="Times New Roman" w:hAnsi="Calibri" w:cs="Calibri"/>
          <w:color w:val="000000"/>
          <w:kern w:val="0"/>
          <w:sz w:val="24"/>
          <w:szCs w:val="24"/>
        </w:rPr>
        <w:t xml:space="preserve"> wavelength parameters (</w:t>
      </w:r>
      <w:r>
        <w:rPr>
          <w:rFonts w:ascii="Calibri" w:eastAsia="Times New Roman" w:hAnsi="Calibri" w:cs="Calibri"/>
          <w:color w:val="FF0000"/>
          <w:kern w:val="0"/>
          <w:sz w:val="24"/>
          <w:szCs w:val="24"/>
        </w:rPr>
        <w:t>10</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and</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15</w:t>
      </w:r>
      <w:r>
        <w:rPr>
          <w:rFonts w:ascii="Calibri" w:eastAsia="Times New Roman" w:hAnsi="Calibri" w:cs="Calibri"/>
          <w:color w:val="000000"/>
          <w:kern w:val="0"/>
          <w:sz w:val="24"/>
          <w:szCs w:val="24"/>
        </w:rPr>
        <w:t xml:space="preserve"> pixels) are adopted to capture textures of varying thicknesses. Thus, the Gabor filter bank consists of </w:t>
      </w:r>
      <w:r>
        <w:rPr>
          <w:rFonts w:ascii="Calibri" w:eastAsia="Times New Roman" w:hAnsi="Calibri" w:cs="Calibri"/>
          <w:color w:val="FF0000"/>
          <w:kern w:val="0"/>
          <w:sz w:val="24"/>
          <w:szCs w:val="24"/>
        </w:rPr>
        <w:t>8</w:t>
      </w:r>
      <w:r>
        <w:rPr>
          <w:rFonts w:ascii="Calibri" w:eastAsia="Times New Roman" w:hAnsi="Calibri" w:cs="Calibri"/>
          <w:color w:val="000000"/>
          <w:kern w:val="0"/>
          <w:sz w:val="24"/>
          <w:szCs w:val="24"/>
        </w:rPr>
        <w:t xml:space="preserve"> filters with different direction and scale parameters. The corresponding Gabor feature is expressed as:</w:t>
      </w:r>
      <w:commentRangeEnd w:id="105"/>
      <w:r>
        <w:rPr>
          <w:rStyle w:val="a3"/>
          <w:rFonts w:ascii="Calibri" w:eastAsia="Times New Roman" w:hAnsi="Calibri" w:cs="Calibri"/>
          <w:kern w:val="0"/>
          <w:sz w:val="24"/>
          <w:szCs w:val="24"/>
        </w:rPr>
        <w:commentReference w:id="105"/>
      </w:r>
    </w:p>
    <w:p w14:paraId="67ACEABA" w14:textId="77777777" w:rsidR="00CF7B97" w:rsidRDefault="00000000">
      <w:pPr>
        <w:widowControl/>
        <w:jc w:val="right"/>
        <w:rPr>
          <w:rFonts w:ascii="Calibri" w:eastAsia="Times New Roman" w:hAnsi="Calibri" w:cs="Calibri"/>
          <w:kern w:val="0"/>
          <w:sz w:val="24"/>
          <w:szCs w:val="24"/>
        </w:rPr>
      </w:pPr>
      <m:oMath>
        <m:sSub>
          <m:sSubPr>
            <m:ctrlPr>
              <w:rPr>
                <w:rFonts w:ascii="Cambria Math" w:eastAsia="Times New Roman" w:hAnsi="Cambria Math" w:cs="Calibri"/>
                <w:i/>
                <w:kern w:val="0"/>
                <w:sz w:val="24"/>
                <w:szCs w:val="24"/>
              </w:rPr>
            </m:ctrlPr>
          </m:sSubPr>
          <m:e>
            <m:r>
              <m:rPr>
                <m:sty m:val="b"/>
              </m:rPr>
              <w:rPr>
                <w:rFonts w:ascii="Cambria Math" w:eastAsia="Times New Roman" w:hAnsi="Cambria Math" w:cs="Calibri"/>
                <w:kern w:val="0"/>
                <w:sz w:val="24"/>
                <w:szCs w:val="24"/>
              </w:rPr>
              <m:t>F</m:t>
            </m:r>
          </m:e>
          <m:sub>
            <m:r>
              <w:rPr>
                <w:rFonts w:ascii="Cambria Math" w:eastAsia="Times New Roman" w:hAnsi="Cambria Math" w:cs="Calibri"/>
                <w:kern w:val="0"/>
                <w:sz w:val="24"/>
                <w:szCs w:val="24"/>
              </w:rPr>
              <m:t>i</m:t>
            </m:r>
          </m:sub>
        </m:sSub>
        <m:r>
          <w:rPr>
            <w:rFonts w:ascii="Cambria Math" w:eastAsia="Times New Roman" w:hAnsi="Cambria Math" w:cs="Calibri"/>
            <w:kern w:val="0"/>
            <w:sz w:val="24"/>
            <w:szCs w:val="24"/>
          </w:rPr>
          <m:t>=</m:t>
        </m:r>
        <m:sSub>
          <m:sSubPr>
            <m:ctrlPr>
              <w:rPr>
                <w:rFonts w:ascii="Cambria Math" w:eastAsia="Times New Roman" w:hAnsi="Cambria Math" w:cs="Calibri"/>
                <w:i/>
                <w:kern w:val="0"/>
                <w:sz w:val="24"/>
                <w:szCs w:val="24"/>
              </w:rPr>
            </m:ctrlPr>
          </m:sSubPr>
          <m:e>
            <m:r>
              <w:rPr>
                <w:rFonts w:ascii="Cambria Math" w:eastAsia="Times New Roman" w:hAnsi="Cambria Math" w:cs="Calibri"/>
                <w:kern w:val="0"/>
                <w:sz w:val="24"/>
                <w:szCs w:val="24"/>
              </w:rPr>
              <m:t>g</m:t>
            </m:r>
          </m:e>
          <m:sub>
            <m:r>
              <w:rPr>
                <w:rFonts w:ascii="Cambria Math" w:eastAsia="Times New Roman" w:hAnsi="Cambria Math" w:cs="Calibri"/>
                <w:kern w:val="0"/>
                <w:sz w:val="24"/>
                <w:szCs w:val="24"/>
              </w:rPr>
              <m:t>i</m:t>
            </m:r>
          </m:sub>
        </m:sSub>
        <m:r>
          <w:rPr>
            <w:rFonts w:ascii="Cambria Math" w:eastAsia="Times New Roman" w:hAnsi="Cambria Math" w:cs="Calibri"/>
            <w:kern w:val="0"/>
            <w:sz w:val="24"/>
            <w:szCs w:val="24"/>
          </w:rPr>
          <m:t>(</m:t>
        </m:r>
        <m:r>
          <m:rPr>
            <m:sty m:val="b"/>
          </m:rPr>
          <w:rPr>
            <w:rFonts w:ascii="Cambria Math" w:eastAsia="Times New Roman" w:hAnsi="Cambria Math" w:cs="Calibri"/>
            <w:kern w:val="0"/>
            <w:sz w:val="24"/>
            <w:szCs w:val="24"/>
          </w:rPr>
          <m:t>I</m:t>
        </m:r>
        <m:r>
          <w:rPr>
            <w:rFonts w:ascii="Cambria Math" w:eastAsia="Times New Roman" w:hAnsi="Cambria Math" w:cs="Calibri"/>
            <w:kern w:val="0"/>
            <w:sz w:val="24"/>
            <w:szCs w:val="24"/>
          </w:rPr>
          <m:t>)</m:t>
        </m:r>
      </m:oMath>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t xml:space="preserve"> </w:t>
      </w:r>
      <w:r>
        <w:rPr>
          <w:rFonts w:ascii="Times New Roman" w:eastAsia="Times New Roman" w:hAnsi="Times New Roman" w:cs="Times New Roman"/>
          <w:kern w:val="0"/>
          <w:sz w:val="24"/>
          <w:szCs w:val="24"/>
        </w:rPr>
        <w:t>(1)</w:t>
      </w:r>
    </w:p>
    <w:p w14:paraId="2DB33EB5" w14:textId="77777777" w:rsidR="00CF7B97" w:rsidRDefault="00000000">
      <w:pPr>
        <w:widowControl/>
        <w:rPr>
          <w:rFonts w:ascii="Calibri" w:eastAsia="Times New Roman" w:hAnsi="Calibri" w:cs="Calibri"/>
          <w:kern w:val="0"/>
          <w:sz w:val="24"/>
          <w:szCs w:val="24"/>
        </w:rPr>
      </w:pPr>
      <w:commentRangeStart w:id="106"/>
      <w:r>
        <w:rPr>
          <w:rFonts w:ascii="Calibri" w:eastAsia="Times New Roman" w:hAnsi="Calibri" w:cs="Calibri"/>
          <w:color w:val="000000"/>
          <w:kern w:val="0"/>
          <w:sz w:val="24"/>
          <w:szCs w:val="24"/>
        </w:rPr>
        <w:lastRenderedPageBreak/>
        <w:t>The unified parameter configuration for all Gabor filters is as follows: kernel size k= 9×9 pixels, standard deviation =3.0 (which is used to control the filter width), aspect ratio =0.5 (resulting in an elliptical filter), and phase offset =0 (forming a symmetric filter).</w:t>
      </w:r>
      <w:r>
        <w:rPr>
          <w:rFonts w:ascii="Calibri" w:eastAsia="Times New Roman" w:hAnsi="Calibri" w:cs="Calibri"/>
          <w:color w:val="FF0000"/>
          <w:kern w:val="0"/>
          <w:sz w:val="24"/>
          <w:szCs w:val="24"/>
        </w:rPr>
        <w:t xml:space="preserve">  In</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 current implementation, each kernel is normalized by dividing its coefficients by 1.5 times the sum of the kernel coefficients.</w:t>
      </w:r>
      <w:commentRangeEnd w:id="106"/>
      <w:r>
        <w:rPr>
          <w:rStyle w:val="a3"/>
          <w:rFonts w:ascii="Calibri" w:eastAsia="Times New Roman" w:hAnsi="Calibri" w:cs="Calibri"/>
          <w:kern w:val="0"/>
          <w:sz w:val="24"/>
          <w:szCs w:val="24"/>
        </w:rPr>
        <w:commentReference w:id="106"/>
      </w:r>
    </w:p>
    <w:p w14:paraId="0EA44719" w14:textId="77777777" w:rsidR="00CF7B97" w:rsidRDefault="00CF7B97">
      <w:pPr>
        <w:widowControl/>
        <w:jc w:val="left"/>
        <w:rPr>
          <w:rFonts w:ascii="Calibri" w:eastAsia="Times New Roman" w:hAnsi="Calibri" w:cs="Calibri"/>
          <w:kern w:val="0"/>
          <w:sz w:val="24"/>
          <w:szCs w:val="24"/>
        </w:rPr>
      </w:pPr>
    </w:p>
    <w:p w14:paraId="452A68F9" w14:textId="77777777" w:rsidR="00CF7B97" w:rsidRDefault="00000000">
      <w:pPr>
        <w:widowControl/>
        <w:ind w:firstLine="420"/>
        <w:rPr>
          <w:rFonts w:ascii="Calibri" w:eastAsia="Times New Roman" w:hAnsi="Calibri" w:cs="Calibri"/>
          <w:kern w:val="0"/>
          <w:sz w:val="24"/>
          <w:szCs w:val="24"/>
        </w:rPr>
      </w:pPr>
      <w:r>
        <w:rPr>
          <w:rFonts w:ascii="Calibri" w:eastAsia="Times New Roman" w:hAnsi="Calibri" w:cs="Calibri"/>
          <w:color w:val="000000"/>
          <w:kern w:val="0"/>
          <w:sz w:val="24"/>
          <w:szCs w:val="24"/>
        </w:rPr>
        <w:t xml:space="preserve">After obtaining the response of each of the </w:t>
      </w:r>
      <w:r>
        <w:rPr>
          <w:rFonts w:ascii="Calibri" w:eastAsia="Times New Roman" w:hAnsi="Calibri" w:cs="Calibri"/>
          <w:color w:val="FF0000"/>
          <w:kern w:val="0"/>
          <w:sz w:val="24"/>
          <w:szCs w:val="24"/>
        </w:rPr>
        <w:t>8</w:t>
      </w:r>
      <w:r>
        <w:rPr>
          <w:rFonts w:ascii="Calibri" w:eastAsia="Times New Roman" w:hAnsi="Calibri" w:cs="Calibri"/>
          <w:color w:val="000000"/>
          <w:kern w:val="0"/>
          <w:sz w:val="24"/>
          <w:szCs w:val="24"/>
        </w:rPr>
        <w:t xml:space="preserve"> Gabor filters, we linearly superimpose the responses of all </w:t>
      </w:r>
      <w:r>
        <w:rPr>
          <w:rFonts w:ascii="Calibri" w:eastAsia="Times New Roman" w:hAnsi="Calibri" w:cs="Calibri"/>
          <w:color w:val="FF0000"/>
          <w:kern w:val="0"/>
          <w:sz w:val="24"/>
          <w:szCs w:val="24"/>
        </w:rPr>
        <w:t>8</w:t>
      </w:r>
      <w:r>
        <w:rPr>
          <w:rFonts w:ascii="Calibri" w:eastAsia="Times New Roman" w:hAnsi="Calibri" w:cs="Calibri"/>
          <w:color w:val="000000"/>
          <w:kern w:val="0"/>
          <w:sz w:val="24"/>
          <w:szCs w:val="24"/>
        </w:rPr>
        <w:t xml:space="preserve"> filters and perform normalization processing, denoted as NM, to ensure that the output range of the final texture feature map is constrained within [0, 255], i.e.</w:t>
      </w:r>
    </w:p>
    <w:p w14:paraId="414A7C02" w14:textId="77777777" w:rsidR="00CF7B97" w:rsidRDefault="00000000">
      <w:pPr>
        <w:widowControl/>
        <w:jc w:val="right"/>
        <w:rPr>
          <w:rFonts w:ascii="Calibri" w:eastAsia="Times New Roman" w:hAnsi="Calibri" w:cs="Calibri"/>
          <w:kern w:val="0"/>
          <w:sz w:val="24"/>
          <w:szCs w:val="24"/>
        </w:rPr>
      </w:pPr>
      <m:oMath>
        <m:r>
          <m:rPr>
            <m:sty m:val="b"/>
          </m:rPr>
          <w:rPr>
            <w:rFonts w:ascii="Cambria Math" w:eastAsia="Times New Roman" w:hAnsi="Cambria Math" w:cs="Calibri"/>
            <w:kern w:val="0"/>
            <w:sz w:val="24"/>
            <w:szCs w:val="24"/>
          </w:rPr>
          <m:t>FA</m:t>
        </m:r>
        <m:r>
          <w:rPr>
            <w:rFonts w:ascii="Cambria Math" w:eastAsia="Times New Roman" w:hAnsi="Cambria Math" w:cs="Calibri"/>
            <w:kern w:val="0"/>
            <w:sz w:val="24"/>
            <w:szCs w:val="24"/>
          </w:rPr>
          <m:t>=NM(</m:t>
        </m:r>
        <m:nary>
          <m:naryPr>
            <m:chr m:val="∑"/>
            <m:limLoc m:val="subSup"/>
            <m:supHide m:val="1"/>
            <m:ctrlPr>
              <w:rPr>
                <w:rFonts w:ascii="Cambria Math" w:eastAsia="Times New Roman" w:hAnsi="Cambria Math" w:cs="Calibri"/>
                <w:i/>
                <w:kern w:val="0"/>
                <w:sz w:val="24"/>
                <w:szCs w:val="24"/>
              </w:rPr>
            </m:ctrlPr>
          </m:naryPr>
          <m:sub>
            <m:r>
              <w:rPr>
                <w:rFonts w:ascii="Cambria Math" w:eastAsia="Times New Roman" w:hAnsi="Cambria Math" w:cs="Calibri"/>
                <w:kern w:val="0"/>
                <w:sz w:val="24"/>
                <w:szCs w:val="24"/>
              </w:rPr>
              <m:t>i</m:t>
            </m:r>
          </m:sub>
          <m:sup/>
          <m:e>
            <m:sSub>
              <m:sSubPr>
                <m:ctrlPr>
                  <w:rPr>
                    <w:rFonts w:ascii="Cambria Math" w:eastAsia="Times New Roman" w:hAnsi="Cambria Math" w:cs="Calibri"/>
                    <w:i/>
                    <w:kern w:val="0"/>
                    <w:sz w:val="24"/>
                    <w:szCs w:val="24"/>
                  </w:rPr>
                </m:ctrlPr>
              </m:sSubPr>
              <m:e>
                <m:r>
                  <m:rPr>
                    <m:sty m:val="b"/>
                  </m:rPr>
                  <w:rPr>
                    <w:rFonts w:ascii="Cambria Math" w:eastAsia="Times New Roman" w:hAnsi="Cambria Math" w:cs="Calibri"/>
                    <w:kern w:val="0"/>
                    <w:sz w:val="24"/>
                    <w:szCs w:val="24"/>
                  </w:rPr>
                  <m:t>F</m:t>
                </m:r>
              </m:e>
              <m:sub>
                <m:r>
                  <w:rPr>
                    <w:rFonts w:ascii="Cambria Math" w:eastAsia="Times New Roman" w:hAnsi="Cambria Math" w:cs="Calibri"/>
                    <w:kern w:val="0"/>
                    <w:sz w:val="24"/>
                    <w:szCs w:val="24"/>
                  </w:rPr>
                  <m:t>i</m:t>
                </m:r>
              </m:sub>
            </m:sSub>
          </m:e>
        </m:nary>
        <m:r>
          <w:rPr>
            <w:rFonts w:ascii="Cambria Math" w:eastAsia="Times New Roman" w:hAnsi="Cambria Math" w:cs="Calibri"/>
            <w:kern w:val="0"/>
            <w:sz w:val="24"/>
            <w:szCs w:val="24"/>
          </w:rPr>
          <m:t>)</m:t>
        </m:r>
      </m:oMath>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t xml:space="preserve"> </w:t>
      </w:r>
      <w:r>
        <w:rPr>
          <w:rFonts w:ascii="Times New Roman" w:eastAsia="Times New Roman" w:hAnsi="Times New Roman" w:cs="Times New Roman"/>
          <w:kern w:val="0"/>
          <w:sz w:val="24"/>
          <w:szCs w:val="24"/>
        </w:rPr>
        <w:t>(2)</w:t>
      </w:r>
    </w:p>
    <w:p w14:paraId="48BAE4F1" w14:textId="77777777" w:rsidR="00CF7B97" w:rsidRDefault="00000000">
      <w:pPr>
        <w:ind w:firstLine="420"/>
        <w:rPr>
          <w:rFonts w:ascii="Calibri" w:hAnsi="Calibri" w:cs="Calibri"/>
          <w:color w:val="000000" w:themeColor="text1"/>
          <w:sz w:val="24"/>
          <w:szCs w:val="24"/>
        </w:rPr>
      </w:pPr>
      <w:commentRangeStart w:id="107"/>
      <w:r>
        <w:rPr>
          <w:rFonts w:ascii="Calibri" w:hAnsi="Calibri" w:cs="Calibri"/>
          <w:color w:val="000000" w:themeColor="text1"/>
          <w:sz w:val="24"/>
          <w:szCs w:val="24"/>
        </w:rPr>
        <w:t>Subsequently, we binarize the extracted Gabor features. To enhance the robustness of binarization, an adaptive thresholding method is adopted to dynamically calculate the threshold based on local statistics. Specifically, we use the Gaussian Weighted Average method for feature map binarization, with an 11 × 11 local window and subtraction constant C = 2, which introduces a Gaussian distribution-based weight assignment mechanism (i.e., higher weights for central pixels and decreasing weights for edge pixels), i.e.</w:t>
      </w:r>
      <w:commentRangeEnd w:id="107"/>
      <w:r>
        <w:rPr>
          <w:rStyle w:val="a3"/>
          <w:rFonts w:ascii="Calibri" w:hAnsi="Calibri" w:cs="Calibri"/>
          <w:color w:val="000000" w:themeColor="text1"/>
          <w:sz w:val="24"/>
          <w:szCs w:val="24"/>
        </w:rPr>
        <w:commentReference w:id="107"/>
      </w:r>
    </w:p>
    <w:p w14:paraId="3BEE9C48" w14:textId="77777777" w:rsidR="00CF7B97" w:rsidRDefault="00000000">
      <w:pPr>
        <w:ind w:firstLine="420"/>
        <w:jc w:val="right"/>
        <w:rPr>
          <w:rFonts w:ascii="Calibri" w:hAnsi="Calibri" w:cs="Calibri"/>
          <w:color w:val="000000" w:themeColor="text1"/>
          <w:sz w:val="24"/>
          <w:szCs w:val="24"/>
        </w:rPr>
      </w:pPr>
      <m:oMath>
        <m:r>
          <m:rPr>
            <m:sty m:val="b"/>
          </m:rPr>
          <w:rPr>
            <w:rFonts w:ascii="Cambria Math" w:hAnsi="Cambria Math" w:cs="Calibri"/>
            <w:color w:val="000000" w:themeColor="text1"/>
            <w:sz w:val="24"/>
            <w:szCs w:val="24"/>
          </w:rPr>
          <m:t>FB</m:t>
        </m:r>
        <m:r>
          <w:rPr>
            <w:rFonts w:ascii="Cambria Math" w:hAnsi="Cambria Math" w:cs="Calibri"/>
            <w:color w:val="000000" w:themeColor="text1"/>
            <w:sz w:val="24"/>
            <w:szCs w:val="24"/>
          </w:rPr>
          <m:t>=GB(</m:t>
        </m:r>
        <m:r>
          <m:rPr>
            <m:sty m:val="b"/>
          </m:rPr>
          <w:rPr>
            <w:rFonts w:ascii="Cambria Math" w:hAnsi="Cambria Math" w:cs="Calibri"/>
            <w:color w:val="000000" w:themeColor="text1"/>
            <w:sz w:val="24"/>
            <w:szCs w:val="24"/>
          </w:rPr>
          <m:t>FA</m:t>
        </m:r>
        <m:r>
          <w:rPr>
            <w:rFonts w:ascii="Cambria Math" w:hAnsi="Cambria Math" w:cs="Calibri"/>
            <w:color w:val="000000" w:themeColor="text1"/>
            <w:sz w:val="24"/>
            <w:szCs w:val="24"/>
          </w:rPr>
          <m:t>)</m:t>
        </m:r>
      </m:oMath>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t xml:space="preserve"> </w:t>
      </w:r>
      <w:r>
        <w:rPr>
          <w:rFonts w:ascii="Times New Roman" w:eastAsia="Times New Roman" w:hAnsi="Times New Roman" w:cs="Times New Roman"/>
          <w:kern w:val="0"/>
          <w:sz w:val="24"/>
          <w:szCs w:val="24"/>
        </w:rPr>
        <w:t>(3)</w:t>
      </w:r>
    </w:p>
    <w:p w14:paraId="48AA159E" w14:textId="77777777" w:rsidR="00CF7B97" w:rsidRDefault="00000000">
      <w:pPr>
        <w:ind w:firstLine="420"/>
        <w:rPr>
          <w:rFonts w:ascii="Calibri" w:hAnsi="Calibri" w:cs="Calibri"/>
          <w:color w:val="000000" w:themeColor="text1"/>
          <w:sz w:val="24"/>
          <w:szCs w:val="24"/>
        </w:rPr>
      </w:pPr>
      <w:commentRangeStart w:id="108"/>
      <w:r>
        <w:rPr>
          <w:rFonts w:ascii="Calibri" w:hAnsi="Calibri" w:cs="Calibri"/>
          <w:color w:val="000000" w:themeColor="text1"/>
          <w:sz w:val="24"/>
          <w:szCs w:val="24"/>
        </w:rPr>
        <w:t>To furthermore enhance the texture contour details (such as edge curvature and tiny protrusions) to improve the accuracy of subsequent tasks, we also adopt the Canny operator for edge detection and enhancement, using lower and upper thresholds of 50 and 150, followed by one iteration of dilation with a 3 × 3 kernel, i.e.</w:t>
      </w:r>
      <w:commentRangeEnd w:id="108"/>
      <w:r>
        <w:rPr>
          <w:rStyle w:val="a3"/>
          <w:rFonts w:ascii="Calibri" w:hAnsi="Calibri" w:cs="Calibri"/>
          <w:color w:val="000000" w:themeColor="text1"/>
          <w:sz w:val="24"/>
          <w:szCs w:val="24"/>
        </w:rPr>
        <w:commentReference w:id="108"/>
      </w:r>
    </w:p>
    <w:p w14:paraId="53C0B384" w14:textId="77777777" w:rsidR="00CF7B97" w:rsidRDefault="00000000">
      <w:pPr>
        <w:ind w:firstLine="420"/>
        <w:jc w:val="right"/>
        <w:rPr>
          <w:rFonts w:ascii="Calibri" w:hAnsi="Calibri" w:cs="Calibri"/>
          <w:color w:val="000000" w:themeColor="text1"/>
          <w:sz w:val="24"/>
          <w:szCs w:val="24"/>
        </w:rPr>
      </w:pPr>
      <w:r>
        <w:rPr>
          <w:rFonts w:ascii="Cambria Math" w:eastAsia="Times New Roman" w:hAnsi="Cambria Math" w:cs="Calibri"/>
          <w:color w:val="FF0000"/>
          <w:kern w:val="0"/>
          <w:sz w:val="22"/>
          <w:szCs w:val="24"/>
        </w:rPr>
        <w:t>F = Dilate(Canny(B; 50, 150), 3 × 3, 1)                                    (4)</w:t>
      </w:r>
    </w:p>
    <w:p w14:paraId="6A002FE1" w14:textId="77777777" w:rsidR="00CF7B97" w:rsidRDefault="00000000">
      <w:pPr>
        <w:ind w:firstLine="420"/>
        <w:jc w:val="center"/>
        <w:rPr>
          <w:rFonts w:ascii="Calibri" w:hAnsi="Calibri" w:cs="Calibri"/>
          <w:color w:val="000000" w:themeColor="text1"/>
          <w:sz w:val="24"/>
          <w:szCs w:val="24"/>
        </w:rPr>
      </w:pPr>
      <w:r>
        <w:rPr>
          <w:color w:val="FF0000"/>
        </w:rPr>
        <w:t>The resulting binary texture map F is intersected with the post-processed intertidal-zone mask before subsequent density calculations.</w:t>
      </w:r>
    </w:p>
    <w:p w14:paraId="4E56C7C7" w14:textId="77777777" w:rsidR="00CF7B97" w:rsidRDefault="00000000">
      <w:pPr>
        <w:ind w:firstLine="420"/>
        <w:rPr>
          <w:rFonts w:ascii="Calibri" w:hAnsi="Calibri" w:cs="Calibri"/>
          <w:color w:val="4472C4" w:themeColor="accent1"/>
          <w:sz w:val="24"/>
          <w:szCs w:val="24"/>
        </w:rPr>
      </w:pPr>
      <w:r>
        <w:rPr>
          <w:rFonts w:ascii="Calibri" w:hAnsi="Calibri" w:cs="Calibri"/>
          <w:color w:val="4472C4" w:themeColor="accent1"/>
          <w:sz w:val="24"/>
          <w:szCs w:val="24"/>
        </w:rPr>
        <w:t>2</w:t>
      </w:r>
      <w:r>
        <w:rPr>
          <w:rFonts w:ascii="Calibri" w:hAnsi="Calibri" w:cs="Calibri"/>
          <w:color w:val="4472C4" w:themeColor="accent1"/>
          <w:sz w:val="24"/>
          <w:szCs w:val="24"/>
        </w:rPr>
        <w:t>）</w:t>
      </w:r>
      <w:r>
        <w:rPr>
          <w:rFonts w:ascii="Calibri" w:hAnsi="Calibri" w:cs="Calibri"/>
          <w:color w:val="4472C4" w:themeColor="accent1"/>
          <w:sz w:val="24"/>
          <w:szCs w:val="24"/>
        </w:rPr>
        <w:t>Gradient domain analysis</w:t>
      </w:r>
    </w:p>
    <w:p w14:paraId="2D31DDAB"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The Gabor feature map has extracted texture information of different directions and widths. To extract texture direction information, we transform it into its gradient domain and estimate the local texture-line orientation from the gradient structure tensor. Specifically, we construct a gradient structure matrix for each point, where it is a 2 × 2 symmetric matrix, and</w:t>
      </w:r>
    </w:p>
    <w:p w14:paraId="6B9C6774" w14:textId="77777777" w:rsidR="00CF7B97" w:rsidRDefault="00000000">
      <w:pPr>
        <w:ind w:firstLine="420"/>
        <w:rPr>
          <w:rFonts w:ascii="Calibri" w:hAnsi="Calibri" w:cs="Calibri"/>
          <w:color w:val="000000" w:themeColor="text1"/>
          <w:sz w:val="24"/>
          <w:szCs w:val="24"/>
        </w:rPr>
      </w:pPr>
      <m:oMathPara>
        <m:oMath>
          <m:sSub>
            <m:sSubPr>
              <m:ctrlPr>
                <w:rPr>
                  <w:rFonts w:ascii="Cambria Math" w:hAnsi="Cambria Math" w:cs="Calibri"/>
                  <w:i/>
                  <w:color w:val="000000" w:themeColor="text1"/>
                  <w:sz w:val="24"/>
                  <w:szCs w:val="24"/>
                </w:rPr>
              </m:ctrlPr>
            </m:sSubPr>
            <m:e>
              <m:r>
                <m:rPr>
                  <m:sty m:val="b"/>
                </m:rPr>
                <w:rPr>
                  <w:rFonts w:ascii="Cambria Math" w:hAnsi="Cambria Math" w:cs="Calibri"/>
                  <w:color w:val="000000" w:themeColor="text1"/>
                  <w:sz w:val="24"/>
                  <w:szCs w:val="24"/>
                </w:rPr>
                <m:t>J</m:t>
              </m:r>
            </m:e>
            <m:sub>
              <m:r>
                <w:rPr>
                  <w:rFonts w:ascii="Cambria Math" w:hAnsi="Cambria Math" w:cs="Calibri"/>
                  <w:color w:val="000000" w:themeColor="text1"/>
                  <w:sz w:val="24"/>
                  <w:szCs w:val="24"/>
                </w:rPr>
                <m:t>11</m:t>
              </m:r>
            </m:sub>
          </m:sSub>
          <m:r>
            <w:rPr>
              <w:rFonts w:ascii="Cambria Math" w:hAnsi="Cambria Math" w:cs="Calibri"/>
              <w:color w:val="000000" w:themeColor="text1"/>
              <w:sz w:val="24"/>
              <w:szCs w:val="24"/>
            </w:rPr>
            <m:t>(i)=</m:t>
          </m:r>
          <m:nary>
            <m:naryPr>
              <m:chr m:val="∑"/>
              <m:limLoc m:val="subSup"/>
              <m:supHide m:val="1"/>
              <m:ctrlPr>
                <w:rPr>
                  <w:rFonts w:ascii="Cambria Math" w:hAnsi="Cambria Math" w:cs="Calibri"/>
                  <w:i/>
                  <w:color w:val="000000" w:themeColor="text1"/>
                  <w:sz w:val="24"/>
                  <w:szCs w:val="24"/>
                </w:rPr>
              </m:ctrlPr>
            </m:naryPr>
            <m:sub>
              <m:r>
                <w:rPr>
                  <w:rFonts w:ascii="Cambria Math" w:hAnsi="Cambria Math" w:cs="Calibri"/>
                  <w:color w:val="000000" w:themeColor="text1"/>
                  <w:sz w:val="24"/>
                  <w:szCs w:val="24"/>
                </w:rPr>
                <m:t>j∈</m:t>
              </m:r>
              <m:r>
                <m:rPr>
                  <m:sty m:val="p"/>
                </m:rPr>
                <w:rPr>
                  <w:rFonts w:ascii="Cambria Math" w:hAnsi="Cambria Math" w:cs="Calibri"/>
                  <w:color w:val="000000" w:themeColor="text1"/>
                  <w:sz w:val="24"/>
                  <w:szCs w:val="24"/>
                </w:rPr>
                <m:t>Ω(i)</m:t>
              </m:r>
            </m:sub>
            <m:sup/>
            <m:e>
              <m:r>
                <w:rPr>
                  <w:rFonts w:ascii="Cambria Math" w:hAnsi="Cambria Math" w:cs="Calibri"/>
                  <w:color w:val="000000" w:themeColor="text1"/>
                  <w:sz w:val="24"/>
                  <w:szCs w:val="24"/>
                </w:rPr>
                <m:t>w(i,j)</m:t>
              </m:r>
              <m:sSup>
                <m:sSupPr>
                  <m:ctrlPr>
                    <w:rPr>
                      <w:rFonts w:ascii="Cambria Math" w:hAnsi="Cambria Math" w:cs="Calibri"/>
                      <w:i/>
                      <w:color w:val="000000" w:themeColor="text1"/>
                      <w:sz w:val="24"/>
                      <w:szCs w:val="24"/>
                    </w:rPr>
                  </m:ctrlPr>
                </m:sSup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G</m:t>
                      </m:r>
                    </m:e>
                    <m:sub>
                      <m:r>
                        <w:rPr>
                          <w:rFonts w:ascii="Cambria Math" w:hAnsi="Cambria Math" w:cs="Calibri"/>
                          <w:color w:val="000000" w:themeColor="text1"/>
                          <w:sz w:val="24"/>
                          <w:szCs w:val="24"/>
                        </w:rPr>
                        <m:t>x</m:t>
                      </m:r>
                    </m:sub>
                  </m:sSub>
                  <m:r>
                    <w:rPr>
                      <w:rFonts w:ascii="Cambria Math" w:hAnsi="Cambria Math" w:cs="Calibri"/>
                      <w:color w:val="000000" w:themeColor="text1"/>
                      <w:sz w:val="24"/>
                      <w:szCs w:val="24"/>
                    </w:rPr>
                    <m:t>(j)</m:t>
                  </m:r>
                </m:e>
                <m:sup>
                  <m:r>
                    <w:rPr>
                      <w:rFonts w:ascii="Cambria Math" w:hAnsi="Cambria Math" w:cs="Calibri"/>
                      <w:color w:val="000000" w:themeColor="text1"/>
                      <w:sz w:val="24"/>
                      <w:szCs w:val="24"/>
                    </w:rPr>
                    <m:t>2</m:t>
                  </m:r>
                </m:sup>
              </m:sSup>
            </m:e>
          </m:nary>
        </m:oMath>
      </m:oMathPara>
    </w:p>
    <w:p w14:paraId="593B3764" w14:textId="77777777" w:rsidR="00CF7B97" w:rsidRDefault="00000000">
      <w:pPr>
        <w:ind w:firstLine="420"/>
        <w:rPr>
          <w:rFonts w:ascii="Calibri" w:hAnsi="Calibri" w:cs="Calibri"/>
          <w:color w:val="000000" w:themeColor="text1"/>
          <w:sz w:val="24"/>
          <w:szCs w:val="24"/>
        </w:rPr>
      </w:pPr>
      <m:oMathPara>
        <m:oMath>
          <m:sSub>
            <m:sSubPr>
              <m:ctrlPr>
                <w:rPr>
                  <w:rFonts w:ascii="Cambria Math" w:hAnsi="Cambria Math" w:cs="Calibri"/>
                  <w:i/>
                  <w:color w:val="000000" w:themeColor="text1"/>
                  <w:sz w:val="24"/>
                  <w:szCs w:val="24"/>
                </w:rPr>
              </m:ctrlPr>
            </m:sSubPr>
            <m:e>
              <m:r>
                <m:rPr>
                  <m:sty m:val="b"/>
                </m:rPr>
                <w:rPr>
                  <w:rFonts w:ascii="Cambria Math" w:hAnsi="Cambria Math" w:cs="Calibri"/>
                  <w:color w:val="000000" w:themeColor="text1"/>
                  <w:sz w:val="24"/>
                  <w:szCs w:val="24"/>
                </w:rPr>
                <m:t>J</m:t>
              </m:r>
            </m:e>
            <m:sub>
              <m:r>
                <w:rPr>
                  <w:rFonts w:ascii="Cambria Math" w:hAnsi="Cambria Math" w:cs="Calibri"/>
                  <w:color w:val="000000" w:themeColor="text1"/>
                  <w:sz w:val="24"/>
                  <w:szCs w:val="24"/>
                </w:rPr>
                <m:t>22</m:t>
              </m:r>
            </m:sub>
          </m:sSub>
          <m:r>
            <w:rPr>
              <w:rFonts w:ascii="Cambria Math" w:hAnsi="Cambria Math" w:cs="Calibri"/>
              <w:color w:val="000000" w:themeColor="text1"/>
              <w:sz w:val="24"/>
              <w:szCs w:val="24"/>
            </w:rPr>
            <m:t>(i)=</m:t>
          </m:r>
          <m:nary>
            <m:naryPr>
              <m:chr m:val="∑"/>
              <m:limLoc m:val="subSup"/>
              <m:supHide m:val="1"/>
              <m:ctrlPr>
                <w:rPr>
                  <w:rFonts w:ascii="Cambria Math" w:hAnsi="Cambria Math" w:cs="Calibri"/>
                  <w:i/>
                  <w:color w:val="000000" w:themeColor="text1"/>
                  <w:sz w:val="24"/>
                  <w:szCs w:val="24"/>
                </w:rPr>
              </m:ctrlPr>
            </m:naryPr>
            <m:sub>
              <m:r>
                <w:rPr>
                  <w:rFonts w:ascii="Cambria Math" w:hAnsi="Cambria Math" w:cs="Calibri"/>
                  <w:color w:val="000000" w:themeColor="text1"/>
                  <w:sz w:val="24"/>
                  <w:szCs w:val="24"/>
                </w:rPr>
                <m:t>j∈</m:t>
              </m:r>
              <m:r>
                <m:rPr>
                  <m:sty m:val="p"/>
                </m:rPr>
                <w:rPr>
                  <w:rFonts w:ascii="Cambria Math" w:hAnsi="Cambria Math" w:cs="Calibri"/>
                  <w:color w:val="000000" w:themeColor="text1"/>
                  <w:sz w:val="24"/>
                  <w:szCs w:val="24"/>
                </w:rPr>
                <m:t>Ω(i)</m:t>
              </m:r>
            </m:sub>
            <m:sup/>
            <m:e>
              <m:r>
                <w:rPr>
                  <w:rFonts w:ascii="Cambria Math" w:hAnsi="Cambria Math" w:cs="Calibri"/>
                  <w:color w:val="000000" w:themeColor="text1"/>
                  <w:sz w:val="24"/>
                  <w:szCs w:val="24"/>
                </w:rPr>
                <m:t>w(i,j)</m:t>
              </m:r>
              <m:sSup>
                <m:sSupPr>
                  <m:ctrlPr>
                    <w:rPr>
                      <w:rFonts w:ascii="Cambria Math" w:hAnsi="Cambria Math" w:cs="Calibri"/>
                      <w:i/>
                      <w:color w:val="000000" w:themeColor="text1"/>
                      <w:sz w:val="24"/>
                      <w:szCs w:val="24"/>
                    </w:rPr>
                  </m:ctrlPr>
                </m:sSupPr>
                <m:e>
                  <m:sSub>
                    <m:sSubPr>
                      <m:ctrlPr>
                        <w:rPr>
                          <w:rFonts w:ascii="Cambria Math" w:hAnsi="Cambria Math" w:cs="Calibri"/>
                          <w:i/>
                          <w:color w:val="000000" w:themeColor="text1"/>
                          <w:sz w:val="24"/>
                          <w:szCs w:val="24"/>
                        </w:rPr>
                      </m:ctrlPr>
                    </m:sSubPr>
                    <m:e>
                      <m:r>
                        <w:rPr>
                          <w:rFonts w:ascii="Cambria Math" w:hAnsi="Cambria Math" w:cs="Calibri"/>
                          <w:color w:val="000000" w:themeColor="text1"/>
                          <w:sz w:val="24"/>
                          <w:szCs w:val="24"/>
                        </w:rPr>
                        <m:t>G</m:t>
                      </m:r>
                    </m:e>
                    <m:sub>
                      <m:r>
                        <w:rPr>
                          <w:rFonts w:ascii="Cambria Math" w:hAnsi="Cambria Math" w:cs="Calibri"/>
                          <w:color w:val="000000" w:themeColor="text1"/>
                          <w:sz w:val="24"/>
                          <w:szCs w:val="24"/>
                        </w:rPr>
                        <m:t>y</m:t>
                      </m:r>
                    </m:sub>
                  </m:sSub>
                  <m:r>
                    <w:rPr>
                      <w:rFonts w:ascii="Cambria Math" w:hAnsi="Cambria Math" w:cs="Calibri"/>
                      <w:color w:val="000000" w:themeColor="text1"/>
                      <w:sz w:val="24"/>
                      <w:szCs w:val="24"/>
                    </w:rPr>
                    <m:t>(j)</m:t>
                  </m:r>
                </m:e>
                <m:sup>
                  <m:r>
                    <w:rPr>
                      <w:rFonts w:ascii="Cambria Math" w:hAnsi="Cambria Math" w:cs="Calibri"/>
                      <w:color w:val="000000" w:themeColor="text1"/>
                      <w:sz w:val="24"/>
                      <w:szCs w:val="24"/>
                    </w:rPr>
                    <m:t>2</m:t>
                  </m:r>
                </m:sup>
              </m:sSup>
            </m:e>
          </m:nary>
        </m:oMath>
      </m:oMathPara>
    </w:p>
    <w:p w14:paraId="68CD76BE" w14:textId="77777777" w:rsidR="00CF7B97" w:rsidRDefault="00000000">
      <w:pPr>
        <w:ind w:firstLine="420"/>
        <w:jc w:val="right"/>
        <w:rPr>
          <w:rFonts w:ascii="Calibri" w:hAnsi="Calibri" w:cs="Calibri"/>
          <w:color w:val="000000" w:themeColor="text1"/>
          <w:sz w:val="24"/>
          <w:szCs w:val="24"/>
        </w:rPr>
      </w:pPr>
      <w:r>
        <w:rPr>
          <w:rFonts w:ascii="Cambria Math" w:eastAsia="Times New Roman" w:hAnsi="Cambria Math" w:cs="Calibri"/>
          <w:color w:val="FF0000"/>
          <w:kern w:val="0"/>
          <w:sz w:val="22"/>
          <w:szCs w:val="24"/>
        </w:rPr>
        <w:t>J(i) = Σ_{j∈Ω_i} w(i,j) [[G_x(j)^2, G_x(j)G_y(j)], [G_x(j)G_y(j), G_y(j)^2]]        (5)</w:t>
      </w:r>
    </w:p>
    <w:p w14:paraId="52D272F9"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t xml:space="preserve">We calculate the x-direction and y-direction gradients of the Gabor feature map using the Scharr operator. To eliminate the influence of noise, all pixel elements in the neighboring region around each point i are considered to build the structure tensor, and the Gaussian weight is defined using the two-dimensional Euclidean distance </w:t>
      </w:r>
      <w:r>
        <w:rPr>
          <w:rFonts w:ascii="Calibri" w:hAnsi="Calibri" w:cs="Calibri"/>
          <w:color w:val="000000" w:themeColor="text1"/>
          <w:sz w:val="24"/>
          <w:szCs w:val="24"/>
        </w:rPr>
        <w:lastRenderedPageBreak/>
        <w:t>between pixel coordinates:</w:t>
      </w:r>
    </w:p>
    <w:p w14:paraId="170B9DF3" w14:textId="77777777" w:rsidR="00CF7B97" w:rsidRDefault="00000000">
      <w:pPr>
        <w:ind w:firstLine="420"/>
        <w:jc w:val="right"/>
        <w:rPr>
          <w:rFonts w:ascii="Calibri" w:hAnsi="Calibri" w:cs="Calibri"/>
          <w:color w:val="000000" w:themeColor="text1"/>
          <w:sz w:val="24"/>
          <w:szCs w:val="24"/>
        </w:rPr>
      </w:pPr>
      <w:r>
        <w:rPr>
          <w:rFonts w:ascii="Cambria Math" w:eastAsia="Times New Roman" w:hAnsi="Cambria Math" w:cs="Calibri"/>
          <w:color w:val="FF0000"/>
          <w:kern w:val="0"/>
          <w:sz w:val="22"/>
          <w:szCs w:val="24"/>
        </w:rPr>
        <w:t>w(i,j) = exp(−||x_i − x_j||₂² / (2σ²))                                    (6)</w:t>
      </w:r>
    </w:p>
    <w:p w14:paraId="4E4523FB"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t>where σ = max(3, floor(min(H, W)/100)), H and W are the image height and width, respectively, and the height and width of the local window are 6σ + 1.</w:t>
      </w:r>
    </w:p>
    <w:p w14:paraId="5A4F3012" w14:textId="77777777" w:rsidR="00CF7B97" w:rsidRDefault="00000000">
      <w:pPr>
        <w:ind w:firstLine="420"/>
        <w:rPr>
          <w:rFonts w:ascii="Calibri" w:eastAsia="宋体" w:hAnsi="Calibri" w:cs="Calibri"/>
          <w:kern w:val="0"/>
          <w:sz w:val="24"/>
          <w:szCs w:val="24"/>
        </w:rPr>
      </w:pPr>
      <w:r>
        <w:rPr>
          <w:rFonts w:ascii="Calibri" w:eastAsia="Times New Roman" w:hAnsi="Calibri" w:cs="Calibri"/>
          <w:kern w:val="0"/>
          <w:sz w:val="24"/>
          <w:szCs w:val="24"/>
        </w:rPr>
        <w:t xml:space="preserve">We adopt the eigenvalue decomposition method to perform eigenvalue decomposition on the gradient structure matrix </w:t>
      </w:r>
      <w:r>
        <w:rPr>
          <w:rFonts w:ascii="Calibri" w:eastAsia="Times New Roman" w:hAnsi="Calibri" w:cs="Calibri"/>
          <w:b/>
          <w:bCs/>
          <w:kern w:val="0"/>
          <w:sz w:val="24"/>
          <w:szCs w:val="24"/>
        </w:rPr>
        <w:t>J</w:t>
      </w:r>
      <w:r>
        <w:rPr>
          <w:rFonts w:ascii="Calibri" w:eastAsia="Times New Roman" w:hAnsi="Calibri" w:cs="Calibri"/>
          <w:kern w:val="0"/>
          <w:sz w:val="24"/>
          <w:szCs w:val="24"/>
        </w:rPr>
        <w:t xml:space="preserve"> of each pixel point </w:t>
      </w:r>
      <w:r>
        <w:rPr>
          <w:rFonts w:ascii="Calibri" w:eastAsia="Times New Roman" w:hAnsi="Calibri" w:cs="Calibri"/>
          <w:i/>
          <w:iCs/>
          <w:kern w:val="0"/>
          <w:sz w:val="24"/>
          <w:szCs w:val="24"/>
        </w:rPr>
        <w:t>i</w:t>
      </w:r>
      <w:r>
        <w:rPr>
          <w:rFonts w:ascii="Calibri" w:eastAsia="宋体" w:hAnsi="Calibri" w:cs="Calibri"/>
          <w:kern w:val="0"/>
          <w:sz w:val="24"/>
          <w:szCs w:val="24"/>
        </w:rPr>
        <w:t>.</w:t>
      </w:r>
    </w:p>
    <w:p w14:paraId="18144F10" w14:textId="77777777" w:rsidR="00CF7B97" w:rsidRDefault="00000000">
      <w:pPr>
        <w:widowControl/>
        <w:jc w:val="right"/>
        <w:rPr>
          <w:rFonts w:ascii="Calibri" w:eastAsia="Times New Roman" w:hAnsi="Calibri" w:cs="Calibri"/>
          <w:kern w:val="0"/>
          <w:sz w:val="24"/>
          <w:szCs w:val="24"/>
        </w:rPr>
      </w:pPr>
      <w:r>
        <w:rPr>
          <w:rFonts w:ascii="Calibri" w:eastAsia="Times New Roman" w:hAnsi="Calibri" w:cs="Calibri"/>
          <w:b/>
          <w:bCs/>
          <w:kern w:val="0"/>
          <w:sz w:val="24"/>
          <w:szCs w:val="24"/>
        </w:rPr>
        <w:t>J</w:t>
      </w:r>
      <w:r>
        <w:rPr>
          <w:rFonts w:ascii="Calibri" w:eastAsia="Times New Roman" w:hAnsi="Calibri" w:cs="Calibri"/>
          <w:kern w:val="0"/>
          <w:sz w:val="24"/>
          <w:szCs w:val="24"/>
        </w:rPr>
        <w:t>(</w:t>
      </w:r>
      <w:r>
        <w:rPr>
          <w:rFonts w:ascii="Calibri" w:eastAsia="Times New Roman" w:hAnsi="Calibri" w:cs="Calibri"/>
          <w:i/>
          <w:iCs/>
          <w:kern w:val="0"/>
          <w:sz w:val="24"/>
          <w:szCs w:val="24"/>
        </w:rPr>
        <w:t>i</w:t>
      </w:r>
      <w:r>
        <w:rPr>
          <w:rFonts w:ascii="Calibri" w:eastAsia="Times New Roman" w:hAnsi="Calibri" w:cs="Calibri"/>
          <w:kern w:val="0"/>
          <w:sz w:val="24"/>
          <w:szCs w:val="24"/>
        </w:rPr>
        <w:t xml:space="preserve">) = </w:t>
      </w:r>
      <w:r>
        <w:rPr>
          <w:rFonts w:ascii="Calibri" w:eastAsia="Times New Roman" w:hAnsi="Calibri" w:cs="Calibri"/>
          <w:b/>
          <w:bCs/>
          <w:kern w:val="0"/>
          <w:sz w:val="24"/>
          <w:szCs w:val="24"/>
        </w:rPr>
        <w:t>v</w:t>
      </w:r>
      <w:r>
        <w:rPr>
          <w:rFonts w:ascii="Calibri" w:eastAsia="Times New Roman" w:hAnsi="Calibri" w:cs="Calibri"/>
          <w:kern w:val="0"/>
          <w:sz w:val="24"/>
          <w:szCs w:val="24"/>
        </w:rPr>
        <w:t>(</w:t>
      </w:r>
      <w:r>
        <w:rPr>
          <w:rFonts w:ascii="Calibri" w:eastAsia="Times New Roman" w:hAnsi="Calibri" w:cs="Calibri"/>
          <w:i/>
          <w:iCs/>
          <w:kern w:val="0"/>
          <w:sz w:val="24"/>
          <w:szCs w:val="24"/>
        </w:rPr>
        <w:t>i</w:t>
      </w:r>
      <w:r>
        <w:rPr>
          <w:rFonts w:ascii="Calibri" w:eastAsia="Times New Roman" w:hAnsi="Calibri" w:cs="Calibri"/>
          <w:kern w:val="0"/>
          <w:sz w:val="24"/>
          <w:szCs w:val="24"/>
        </w:rPr>
        <w:t xml:space="preserve">) · </w:t>
      </w:r>
      <w:r>
        <w:rPr>
          <w:rFonts w:ascii="Calibri" w:eastAsia="Times New Roman" w:hAnsi="Calibri" w:cs="Calibri"/>
          <w:b/>
          <w:bCs/>
          <w:kern w:val="0"/>
          <w:sz w:val="24"/>
          <w:szCs w:val="24"/>
        </w:rPr>
        <w:t>Λ</w:t>
      </w:r>
      <w:r>
        <w:rPr>
          <w:rFonts w:ascii="Calibri" w:eastAsia="Times New Roman" w:hAnsi="Calibri" w:cs="Calibri"/>
          <w:kern w:val="0"/>
          <w:sz w:val="24"/>
          <w:szCs w:val="24"/>
        </w:rPr>
        <w:t>(</w:t>
      </w:r>
      <w:r>
        <w:rPr>
          <w:rFonts w:ascii="Calibri" w:eastAsia="Times New Roman" w:hAnsi="Calibri" w:cs="Calibri"/>
          <w:i/>
          <w:iCs/>
          <w:kern w:val="0"/>
          <w:sz w:val="24"/>
          <w:szCs w:val="24"/>
        </w:rPr>
        <w:t>i</w:t>
      </w:r>
      <w:r>
        <w:rPr>
          <w:rFonts w:ascii="Calibri" w:eastAsia="Times New Roman" w:hAnsi="Calibri" w:cs="Calibri"/>
          <w:kern w:val="0"/>
          <w:sz w:val="24"/>
          <w:szCs w:val="24"/>
        </w:rPr>
        <w:t xml:space="preserve">) · </w:t>
      </w:r>
      <w:r>
        <w:rPr>
          <w:rFonts w:ascii="Calibri" w:eastAsia="Times New Roman" w:hAnsi="Calibri" w:cs="Calibri"/>
          <w:b/>
          <w:bCs/>
          <w:kern w:val="0"/>
          <w:sz w:val="24"/>
          <w:szCs w:val="24"/>
        </w:rPr>
        <w:t>v</w:t>
      </w:r>
      <w:r>
        <w:rPr>
          <w:rFonts w:ascii="Calibri" w:eastAsia="Times New Roman" w:hAnsi="Calibri" w:cs="Calibri"/>
          <w:kern w:val="0"/>
          <w:sz w:val="24"/>
          <w:szCs w:val="24"/>
        </w:rPr>
        <w:t>ᵀ(</w:t>
      </w:r>
      <w:r>
        <w:rPr>
          <w:rFonts w:ascii="Calibri" w:eastAsia="Times New Roman" w:hAnsi="Calibri" w:cs="Calibri"/>
          <w:i/>
          <w:iCs/>
          <w:kern w:val="0"/>
          <w:sz w:val="24"/>
          <w:szCs w:val="24"/>
        </w:rPr>
        <w:t>i</w:t>
      </w:r>
      <w:r>
        <w:rPr>
          <w:rFonts w:ascii="Calibri" w:eastAsia="Times New Roman" w:hAnsi="Calibri" w:cs="Calibri"/>
          <w:kern w:val="0"/>
          <w:sz w:val="24"/>
          <w:szCs w:val="24"/>
        </w:rPr>
        <w:t xml:space="preserve">) </w:t>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t xml:space="preserve"> </w:t>
      </w:r>
      <w:r>
        <w:rPr>
          <w:rFonts w:ascii="Times New Roman" w:eastAsia="Times New Roman" w:hAnsi="Times New Roman" w:cs="Times New Roman"/>
          <w:kern w:val="0"/>
          <w:sz w:val="24"/>
          <w:szCs w:val="24"/>
        </w:rPr>
        <w:t>(7)</w:t>
      </w:r>
    </w:p>
    <w:p w14:paraId="4073983D" w14:textId="77777777" w:rsidR="00CF7B97" w:rsidRDefault="00000000">
      <w:pPr>
        <w:widowControl/>
        <w:rPr>
          <w:rFonts w:ascii="Calibri" w:eastAsia="Times New Roman" w:hAnsi="Calibri" w:cs="Calibri"/>
          <w:kern w:val="0"/>
          <w:sz w:val="24"/>
          <w:szCs w:val="24"/>
        </w:rPr>
      </w:pPr>
      <w:commentRangeStart w:id="109"/>
      <w:r>
        <w:rPr>
          <w:rFonts w:ascii="Calibri" w:eastAsia="Times New Roman" w:hAnsi="Calibri" w:cs="Calibri"/>
          <w:color w:val="000000"/>
          <w:kern w:val="0"/>
          <w:sz w:val="24"/>
          <w:szCs w:val="24"/>
        </w:rPr>
        <w:t>For the 2×2 gradient structure matrix J(i), v(i) is the 2×2 eigenvector matrix corresponding to point i, and v(i) = [v₁(i)  v₂(i)]. Λ(i) is the 2×2 diagonal matrix corresponding to point i, and Λ(i) = [[λ₁(i), 0], [0, λ₂(i)]] (the diagonal elements are the eigenvalues λ₁(i) and λ₂(i)). vᵀ(i) is the transpose of the eigenvector matrix v(i). λ₁(i) is the maximum eigenvalue of J(i), λ₂(i) is the secondary eigenvalue of J(i), i.e. λ₁(i) ≥ λ₂(i). Their corresponding eigenvectors are v₁(i) and v₂(i)</w:t>
      </w:r>
      <w:r>
        <w:rPr>
          <w:rFonts w:ascii="Calibri" w:eastAsia="Times New Roman" w:hAnsi="Calibri" w:cs="Calibri"/>
          <w:color w:val="FF0000"/>
          <w:kern w:val="0"/>
          <w:sz w:val="24"/>
          <w:szCs w:val="24"/>
        </w:rPr>
        <w:t>,</w:t>
      </w:r>
      <w:r>
        <w:rPr>
          <w:rFonts w:ascii="Calibri" w:eastAsia="Times New Roman" w:hAnsi="Calibri" w:cs="Calibri"/>
          <w:color w:val="000000"/>
          <w:kern w:val="0"/>
          <w:sz w:val="24"/>
          <w:szCs w:val="24"/>
        </w:rPr>
        <w:t xml:space="preserve"> respectively. The eigenvector v₁(i) corresponding to the maximum eigenvalue λ₁(i) </w:t>
      </w:r>
      <w:r>
        <w:rPr>
          <w:rFonts w:ascii="Calibri" w:eastAsia="Times New Roman" w:hAnsi="Calibri" w:cs="Calibri"/>
          <w:color w:val="FF0000"/>
          <w:kern w:val="0"/>
          <w:sz w:val="24"/>
          <w:szCs w:val="24"/>
        </w:rPr>
        <w:t>represents</w:t>
      </w:r>
      <w:r>
        <w:rPr>
          <w:rFonts w:ascii="Calibri" w:eastAsia="Times New Roman" w:hAnsi="Calibri" w:cs="Calibri"/>
          <w:color w:val="000000"/>
          <w:kern w:val="0"/>
          <w:sz w:val="24"/>
          <w:szCs w:val="24"/>
        </w:rPr>
        <w:t xml:space="preserve"> the direction of </w:t>
      </w:r>
      <w:r>
        <w:rPr>
          <w:rFonts w:ascii="Calibri" w:eastAsia="Times New Roman" w:hAnsi="Calibri" w:cs="Calibri"/>
          <w:color w:val="FF0000"/>
          <w:kern w:val="0"/>
          <w:sz w:val="24"/>
          <w:szCs w:val="24"/>
        </w:rPr>
        <w:t>the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strongest local intensity change, which is normal to a line-like texture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Therefore</w:t>
      </w:r>
      <w:r>
        <w:rPr>
          <w:rFonts w:ascii="Calibri" w:eastAsia="Times New Roman" w:hAnsi="Calibri" w:cs="Calibri"/>
          <w:color w:val="000000"/>
          <w:kern w:val="0"/>
          <w:sz w:val="24"/>
          <w:szCs w:val="24"/>
        </w:rPr>
        <w:t xml:space="preserve">, v₁(i) is </w:t>
      </w:r>
      <w:r>
        <w:rPr>
          <w:rFonts w:ascii="Calibri" w:eastAsia="Times New Roman" w:hAnsi="Calibri" w:cs="Calibri"/>
          <w:color w:val="FF0000"/>
          <w:kern w:val="0"/>
          <w:sz w:val="24"/>
          <w:szCs w:val="24"/>
        </w:rPr>
        <w:t>rotated by 90°</w:t>
      </w:r>
      <w:r>
        <w:rPr>
          <w:rFonts w:ascii="Calibri" w:eastAsia="Times New Roman" w:hAnsi="Calibri" w:cs="Calibri"/>
          <w:color w:val="000000"/>
          <w:kern w:val="0"/>
          <w:sz w:val="24"/>
          <w:szCs w:val="24"/>
        </w:rPr>
        <w:t xml:space="preserve"> to </w:t>
      </w:r>
      <w:r>
        <w:rPr>
          <w:rFonts w:ascii="Calibri" w:eastAsia="Times New Roman" w:hAnsi="Calibri" w:cs="Calibri"/>
          <w:color w:val="FF0000"/>
          <w:kern w:val="0"/>
          <w:sz w:val="24"/>
          <w:szCs w:val="24"/>
        </w:rPr>
        <w:t>obtain</w:t>
      </w:r>
      <w:r>
        <w:rPr>
          <w:rFonts w:ascii="Calibri" w:eastAsia="Times New Roman" w:hAnsi="Calibri" w:cs="Calibri"/>
          <w:color w:val="000000"/>
          <w:kern w:val="0"/>
          <w:sz w:val="24"/>
          <w:szCs w:val="24"/>
        </w:rPr>
        <w:t xml:space="preserve"> the </w:t>
      </w:r>
      <w:r>
        <w:rPr>
          <w:rFonts w:ascii="Calibri" w:eastAsia="Times New Roman" w:hAnsi="Calibri" w:cs="Calibri"/>
          <w:color w:val="FF0000"/>
          <w:kern w:val="0"/>
          <w:sz w:val="24"/>
          <w:szCs w:val="24"/>
        </w:rPr>
        <w:t>local</w:t>
      </w:r>
      <w:r>
        <w:rPr>
          <w:rFonts w:ascii="Calibri" w:eastAsia="Times New Roman" w:hAnsi="Calibri" w:cs="Calibri"/>
          <w:color w:val="000000"/>
          <w:kern w:val="0"/>
          <w:sz w:val="24"/>
          <w:szCs w:val="24"/>
        </w:rPr>
        <w:t xml:space="preserve"> texture direction</w:t>
      </w:r>
      <w:r>
        <w:rPr>
          <w:rFonts w:ascii="Calibri" w:eastAsia="Times New Roman" w:hAnsi="Calibri" w:cs="Calibri"/>
          <w:color w:val="FF0000"/>
          <w:kern w:val="0"/>
          <w:sz w:val="24"/>
          <w:szCs w:val="24"/>
        </w:rPr>
        <w:t>:</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θ_texture(i)</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 [atan2(v₁y(i), v₁x(i)) + π/2] mod π</w:t>
      </w:r>
      <w:r>
        <w:rPr>
          <w:rFonts w:ascii="Calibri" w:eastAsia="Times New Roman" w:hAnsi="Calibri" w:cs="Calibri"/>
          <w:color w:val="000000"/>
          <w:kern w:val="0"/>
          <w:sz w:val="24"/>
          <w:szCs w:val="24"/>
        </w:rPr>
        <w:t>.</w:t>
      </w:r>
      <w:r>
        <w:rPr>
          <w:rFonts w:ascii="Calibri" w:eastAsia="Times New Roman" w:hAnsi="Calibri" w:cs="Calibri"/>
          <w:color w:val="FF0000"/>
          <w:kern w:val="0"/>
          <w:sz w:val="24"/>
          <w:szCs w:val="24"/>
        </w:rPr>
        <w:t xml:space="preserve"> The resulting direction is an undirected texture axis with 180° periodicity.</w:t>
      </w:r>
      <w:commentRangeEnd w:id="109"/>
      <w:r>
        <w:rPr>
          <w:rStyle w:val="a3"/>
          <w:rFonts w:ascii="Calibri" w:eastAsia="Times New Roman" w:hAnsi="Calibri" w:cs="Calibri"/>
          <w:kern w:val="0"/>
          <w:sz w:val="24"/>
          <w:szCs w:val="24"/>
        </w:rPr>
        <w:commentReference w:id="109"/>
      </w:r>
    </w:p>
    <w:p w14:paraId="4E355A37" w14:textId="77777777" w:rsidR="00CF7B97" w:rsidRDefault="00000000">
      <w:pPr>
        <w:widowControl/>
        <w:rPr>
          <w:rFonts w:ascii="Calibri" w:hAnsi="Calibri" w:cs="Calibri"/>
          <w:sz w:val="24"/>
          <w:szCs w:val="24"/>
        </w:rPr>
      </w:pPr>
      <w:r>
        <w:rPr>
          <w:rFonts w:ascii="Calibri" w:hAnsi="Calibri" w:cs="Calibri"/>
          <w:noProof/>
          <w:sz w:val="24"/>
          <w:szCs w:val="24"/>
        </w:rPr>
        <w:drawing>
          <wp:inline distT="0" distB="0" distL="0" distR="0" wp14:anchorId="42A4F940" wp14:editId="4DFADA7A">
            <wp:extent cx="5274310" cy="2637155"/>
            <wp:effectExtent l="0" t="0" r="0" b="4445"/>
            <wp:docPr id="171717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9266" name="Picture 1"/>
                    <pic:cNvPicPr>
                      <a:picLocks noChangeAspect="1"/>
                    </pic:cNvPicPr>
                  </pic:nvPicPr>
                  <pic:blipFill>
                    <a:blip r:embed="rId17"/>
                    <a:stretch>
                      <a:fillRect/>
                    </a:stretch>
                  </pic:blipFill>
                  <pic:spPr>
                    <a:xfrm>
                      <a:off x="0" y="0"/>
                      <a:ext cx="5274310" cy="2637155"/>
                    </a:xfrm>
                    <a:prstGeom prst="rect">
                      <a:avLst/>
                    </a:prstGeom>
                  </pic:spPr>
                </pic:pic>
              </a:graphicData>
            </a:graphic>
          </wp:inline>
        </w:drawing>
      </w:r>
    </w:p>
    <w:p w14:paraId="6FD2C4B9" w14:textId="77777777" w:rsidR="00CF7B97" w:rsidRDefault="00000000">
      <w:pPr>
        <w:widowControl/>
        <w:rPr>
          <w:rFonts w:ascii="Calibri" w:hAnsi="Calibri" w:cs="Calibri"/>
          <w:sz w:val="24"/>
          <w:szCs w:val="24"/>
        </w:rPr>
      </w:pPr>
      <w:r>
        <w:rPr>
          <w:rFonts w:ascii="Calibri" w:hAnsi="Calibri" w:cs="Calibri"/>
          <w:noProof/>
          <w:sz w:val="24"/>
          <w:szCs w:val="24"/>
        </w:rPr>
        <w:lastRenderedPageBreak/>
        <w:drawing>
          <wp:inline distT="0" distB="0" distL="0" distR="0" wp14:anchorId="2B9C4613" wp14:editId="253912E2">
            <wp:extent cx="5274310" cy="2896235"/>
            <wp:effectExtent l="0" t="0" r="0" b="0"/>
            <wp:docPr id="1659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781" name="Picture 1"/>
                    <pic:cNvPicPr>
                      <a:picLocks noChangeAspect="1"/>
                    </pic:cNvPicPr>
                  </pic:nvPicPr>
                  <pic:blipFill>
                    <a:blip r:embed="rId18"/>
                    <a:stretch>
                      <a:fillRect/>
                    </a:stretch>
                  </pic:blipFill>
                  <pic:spPr>
                    <a:xfrm>
                      <a:off x="0" y="0"/>
                      <a:ext cx="5274310" cy="2896235"/>
                    </a:xfrm>
                    <a:prstGeom prst="rect">
                      <a:avLst/>
                    </a:prstGeom>
                  </pic:spPr>
                </pic:pic>
              </a:graphicData>
            </a:graphic>
          </wp:inline>
        </w:drawing>
      </w:r>
    </w:p>
    <w:p w14:paraId="11634CEC" w14:textId="77777777" w:rsidR="00CF7B97" w:rsidRDefault="00000000">
      <w:pPr>
        <w:widowControl/>
        <w:rPr>
          <w:rFonts w:ascii="Calibri" w:hAnsi="Calibri" w:cs="Calibri"/>
          <w:b/>
          <w:bCs/>
          <w:sz w:val="24"/>
          <w:szCs w:val="24"/>
        </w:rPr>
      </w:pPr>
      <w:r>
        <w:rPr>
          <w:rFonts w:ascii="Calibri" w:hAnsi="Calibri" w:cs="Calibri"/>
          <w:b/>
          <w:bCs/>
          <w:sz w:val="24"/>
          <w:szCs w:val="24"/>
        </w:rPr>
        <w:t xml:space="preserve">Figure 7. Example results of the estimated texture direction using the gradient domain analysis of the Gabor feature map. We divide the intertidal zone into eight sectors (marked </w:t>
      </w:r>
      <w:r>
        <w:rPr>
          <w:rFonts w:ascii="Calibri" w:hAnsi="Calibri" w:cs="Calibri"/>
          <w:b/>
          <w:bCs/>
          <w:color w:val="000000" w:themeColor="text1"/>
          <w:sz w:val="24"/>
          <w:szCs w:val="24"/>
        </w:rPr>
        <w:t xml:space="preserve">in </w:t>
      </w:r>
      <w:r>
        <w:rPr>
          <w:rFonts w:ascii="Calibri" w:hAnsi="Calibri" w:cs="Calibri"/>
          <w:b/>
          <w:bCs/>
          <w:color w:val="FFC000" w:themeColor="accent4"/>
          <w:sz w:val="24"/>
          <w:szCs w:val="24"/>
        </w:rPr>
        <w:t>yellow</w:t>
      </w:r>
      <w:r>
        <w:rPr>
          <w:rFonts w:ascii="Calibri" w:hAnsi="Calibri" w:cs="Calibri"/>
          <w:b/>
          <w:bCs/>
          <w:color w:val="FFD966" w:themeColor="accent4" w:themeTint="99"/>
          <w:sz w:val="24"/>
          <w:szCs w:val="24"/>
        </w:rPr>
        <w:t xml:space="preserve"> </w:t>
      </w:r>
      <w:r>
        <w:rPr>
          <w:rFonts w:ascii="Calibri" w:hAnsi="Calibri" w:cs="Calibri"/>
          <w:b/>
          <w:bCs/>
          <w:color w:val="000000" w:themeColor="text1"/>
          <w:sz w:val="24"/>
          <w:szCs w:val="24"/>
        </w:rPr>
        <w:t xml:space="preserve">and </w:t>
      </w:r>
      <w:r>
        <w:rPr>
          <w:rFonts w:ascii="Calibri" w:hAnsi="Calibri" w:cs="Calibri"/>
          <w:b/>
          <w:bCs/>
          <w:color w:val="FF0000"/>
          <w:sz w:val="24"/>
          <w:szCs w:val="24"/>
        </w:rPr>
        <w:t>red</w:t>
      </w:r>
      <w:r>
        <w:rPr>
          <w:rFonts w:ascii="Calibri" w:hAnsi="Calibri" w:cs="Calibri"/>
          <w:b/>
          <w:bCs/>
          <w:sz w:val="24"/>
          <w:szCs w:val="24"/>
        </w:rPr>
        <w:t xml:space="preserve">). For each sector, we calculate the region average direction and the region direction consistency. According to the texture density and region direction consistency of each sector, we select the most salient sector (marked </w:t>
      </w:r>
      <w:r>
        <w:rPr>
          <w:rFonts w:ascii="Calibri" w:hAnsi="Calibri" w:cs="Calibri"/>
          <w:b/>
          <w:bCs/>
          <w:color w:val="000000" w:themeColor="text1"/>
          <w:sz w:val="24"/>
          <w:szCs w:val="24"/>
        </w:rPr>
        <w:t xml:space="preserve">in </w:t>
      </w:r>
      <w:r>
        <w:rPr>
          <w:rFonts w:ascii="Calibri" w:hAnsi="Calibri" w:cs="Calibri"/>
          <w:b/>
          <w:bCs/>
          <w:color w:val="FF0000"/>
          <w:sz w:val="24"/>
          <w:szCs w:val="24"/>
        </w:rPr>
        <w:t>red</w:t>
      </w:r>
      <w:r>
        <w:rPr>
          <w:rFonts w:ascii="Calibri" w:hAnsi="Calibri" w:cs="Calibri"/>
          <w:b/>
          <w:bCs/>
          <w:sz w:val="24"/>
          <w:szCs w:val="24"/>
        </w:rPr>
        <w:t xml:space="preserve">) and use its region average direction as the main direction of the whole intertidal zone. </w:t>
      </w:r>
    </w:p>
    <w:p w14:paraId="25CB9209" w14:textId="77777777" w:rsidR="00CF7B97" w:rsidRDefault="00000000">
      <w:pPr>
        <w:rPr>
          <w:rFonts w:ascii="Calibri" w:hAnsi="Calibri" w:cs="Calibri"/>
          <w:color w:val="00B050"/>
          <w:sz w:val="24"/>
          <w:szCs w:val="24"/>
        </w:rPr>
      </w:pPr>
      <w:r>
        <w:rPr>
          <w:rFonts w:ascii="Calibri" w:hAnsi="Calibri" w:cs="Calibri"/>
          <w:color w:val="00B050"/>
          <w:sz w:val="24"/>
          <w:szCs w:val="24"/>
        </w:rPr>
        <w:t>（</w:t>
      </w:r>
      <w:r>
        <w:rPr>
          <w:rFonts w:ascii="Calibri" w:hAnsi="Calibri" w:cs="Calibri"/>
          <w:color w:val="00B050"/>
          <w:sz w:val="24"/>
          <w:szCs w:val="24"/>
        </w:rPr>
        <w:t>2</w:t>
      </w:r>
      <w:r>
        <w:rPr>
          <w:rFonts w:ascii="Calibri" w:hAnsi="Calibri" w:cs="Calibri"/>
          <w:color w:val="00B050"/>
          <w:sz w:val="24"/>
          <w:szCs w:val="24"/>
        </w:rPr>
        <w:t>）</w:t>
      </w:r>
      <w:r>
        <w:rPr>
          <w:rFonts w:ascii="Calibri" w:hAnsi="Calibri" w:cs="Calibri"/>
          <w:color w:val="00B050"/>
          <w:sz w:val="24"/>
          <w:szCs w:val="24"/>
        </w:rPr>
        <w:t>Indicators computation</w:t>
      </w:r>
    </w:p>
    <w:p w14:paraId="7F36F378"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Based on the pixel-level texture and directional features estimated in the Gabor-gradient domain, we first calculate the invasive severity score for each pixel to generate the severity map. Guided by the severity map, we further localize high-risk regions with prominent invasive potential and visualize them as the presence map. For the identified high-risk regions extracted from the presence map, we statistically aggregate pixel-level texture and directional information to estimate the dominant invasive orientation of each region, forming the final direction map. Collectively, the three complementary indicators quantitatively characterize keloid invasion in a hierarchical manner: the severity map reflects the degree of invasion of pixels in the intertidal zone, the presence map pinpoints the spatial high-risk regions of invasive lesions in the intertidal zone, and the direction map reveals the propagation orientation of high-risk regions. In the current implementation, the severity and presence outputs are normalized and thresholded within each image; therefore, they describe relative within-image patterns rather than an absolute invasion scale.</w:t>
      </w:r>
    </w:p>
    <w:p w14:paraId="60EA1D5A" w14:textId="77777777" w:rsidR="00CF7B97" w:rsidRDefault="00CF7B97">
      <w:pPr>
        <w:ind w:firstLine="420"/>
        <w:rPr>
          <w:rFonts w:ascii="Calibri" w:hAnsi="Calibri" w:cs="Calibri"/>
          <w:color w:val="000000" w:themeColor="text1"/>
          <w:sz w:val="24"/>
          <w:szCs w:val="24"/>
        </w:rPr>
      </w:pPr>
    </w:p>
    <w:p w14:paraId="0F73BB74" w14:textId="77777777" w:rsidR="00CF7B97" w:rsidRDefault="00000000">
      <w:pPr>
        <w:numPr>
          <w:ilvl w:val="0"/>
          <w:numId w:val="3"/>
        </w:numPr>
        <w:ind w:firstLine="420"/>
        <w:rPr>
          <w:rFonts w:ascii="Calibri" w:hAnsi="Calibri" w:cs="Calibri"/>
          <w:b/>
          <w:bCs/>
          <w:color w:val="0070C0"/>
          <w:sz w:val="24"/>
          <w:szCs w:val="24"/>
        </w:rPr>
      </w:pPr>
      <w:r>
        <w:rPr>
          <w:rFonts w:ascii="Calibri" w:hAnsi="Calibri" w:cs="Calibri"/>
          <w:b/>
          <w:bCs/>
          <w:color w:val="0070C0"/>
          <w:sz w:val="24"/>
          <w:szCs w:val="24"/>
        </w:rPr>
        <w:t>Computation of Severity Map</w:t>
      </w:r>
    </w:p>
    <w:p w14:paraId="647C0B64" w14:textId="77777777" w:rsidR="00CF7B97" w:rsidRDefault="00CF7B97">
      <w:pPr>
        <w:ind w:firstLine="420"/>
        <w:rPr>
          <w:rFonts w:ascii="Calibri" w:hAnsi="Calibri" w:cs="Calibri"/>
          <w:color w:val="000000" w:themeColor="text1"/>
          <w:sz w:val="24"/>
          <w:szCs w:val="24"/>
        </w:rPr>
      </w:pPr>
    </w:p>
    <w:p w14:paraId="0AAE1049" w14:textId="77777777" w:rsidR="00CF7B97" w:rsidRDefault="00000000">
      <w:pPr>
        <w:ind w:firstLine="420"/>
        <w:rPr>
          <w:rFonts w:ascii="Calibri" w:hAnsi="Calibri" w:cs="Calibri"/>
          <w:color w:val="000000" w:themeColor="text1"/>
          <w:sz w:val="24"/>
          <w:szCs w:val="24"/>
        </w:rPr>
      </w:pPr>
      <w:r>
        <w:rPr>
          <w:rFonts w:ascii="Calibri" w:eastAsia="宋体" w:hAnsi="Calibri" w:cs="Calibri" w:hint="eastAsia"/>
          <w:kern w:val="0"/>
          <w:sz w:val="24"/>
          <w:szCs w:val="24"/>
        </w:rPr>
        <w:t xml:space="preserve">The severity map is exclusively calculated within the segmented intertidal zone to quantitatively evaluate the local invasive intensity of keloids. In this work, the invasive severity at each pixel is jointly determined by two critical texture priors: </w:t>
      </w:r>
      <w:r>
        <w:rPr>
          <w:rFonts w:ascii="Calibri" w:eastAsia="宋体" w:hAnsi="Calibri" w:cs="Calibri" w:hint="eastAsia"/>
          <w:b/>
          <w:bCs/>
          <w:kern w:val="0"/>
          <w:sz w:val="24"/>
          <w:szCs w:val="24"/>
        </w:rPr>
        <w:t xml:space="preserve">local texture </w:t>
      </w:r>
      <w:r>
        <w:rPr>
          <w:rFonts w:ascii="Calibri" w:eastAsia="宋体" w:hAnsi="Calibri" w:cs="Calibri" w:hint="eastAsia"/>
          <w:b/>
          <w:bCs/>
          <w:kern w:val="0"/>
          <w:sz w:val="24"/>
          <w:szCs w:val="24"/>
        </w:rPr>
        <w:lastRenderedPageBreak/>
        <w:t>density</w:t>
      </w:r>
      <w:r>
        <w:rPr>
          <w:rFonts w:ascii="Calibri" w:eastAsia="宋体" w:hAnsi="Calibri" w:cs="Calibri" w:hint="eastAsia"/>
          <w:kern w:val="0"/>
          <w:sz w:val="24"/>
          <w:szCs w:val="24"/>
        </w:rPr>
        <w:t xml:space="preserve"> and </w:t>
      </w:r>
      <w:r>
        <w:rPr>
          <w:rFonts w:ascii="Calibri" w:eastAsia="宋体" w:hAnsi="Calibri" w:cs="Calibri" w:hint="eastAsia"/>
          <w:b/>
          <w:bCs/>
          <w:kern w:val="0"/>
          <w:sz w:val="24"/>
          <w:szCs w:val="24"/>
        </w:rPr>
        <w:t>orientation consistency</w:t>
      </w:r>
      <w:r>
        <w:rPr>
          <w:rFonts w:ascii="Calibri" w:eastAsia="宋体" w:hAnsi="Calibri" w:cs="Calibri" w:hint="eastAsia"/>
          <w:kern w:val="0"/>
          <w:sz w:val="24"/>
          <w:szCs w:val="24"/>
        </w:rPr>
        <w:t xml:space="preserve">. </w:t>
      </w:r>
      <w:r>
        <w:rPr>
          <w:rFonts w:ascii="Calibri" w:eastAsia="宋体" w:hAnsi="Calibri" w:cs="Calibri"/>
          <w:kern w:val="0"/>
          <w:sz w:val="24"/>
          <w:szCs w:val="24"/>
        </w:rPr>
        <w:t>The p</w:t>
      </w:r>
      <w:r>
        <w:rPr>
          <w:rFonts w:ascii="Calibri" w:eastAsia="宋体" w:hAnsi="Calibri" w:cs="Calibri" w:hint="eastAsia"/>
          <w:kern w:val="0"/>
          <w:sz w:val="24"/>
          <w:szCs w:val="24"/>
        </w:rPr>
        <w:t xml:space="preserve">ixel surrounded by </w:t>
      </w:r>
      <w:r>
        <w:rPr>
          <w:rFonts w:ascii="Calibri" w:eastAsia="宋体" w:hAnsi="Calibri" w:cs="Calibri"/>
          <w:kern w:val="0"/>
          <w:sz w:val="24"/>
          <w:szCs w:val="24"/>
        </w:rPr>
        <w:t xml:space="preserve">pixels with </w:t>
      </w:r>
      <w:r>
        <w:rPr>
          <w:rFonts w:ascii="Calibri" w:eastAsia="宋体" w:hAnsi="Calibri" w:cs="Calibri" w:hint="eastAsia"/>
          <w:kern w:val="0"/>
          <w:sz w:val="24"/>
          <w:szCs w:val="24"/>
        </w:rPr>
        <w:t xml:space="preserve">denser invasive textures and more consistent directional distributions </w:t>
      </w:r>
      <w:r>
        <w:rPr>
          <w:rFonts w:ascii="Calibri" w:eastAsia="宋体" w:hAnsi="Calibri" w:cs="Calibri"/>
          <w:kern w:val="0"/>
          <w:sz w:val="24"/>
          <w:szCs w:val="24"/>
        </w:rPr>
        <w:t xml:space="preserve">is </w:t>
      </w:r>
      <w:r>
        <w:rPr>
          <w:rFonts w:ascii="Calibri" w:eastAsia="宋体" w:hAnsi="Calibri" w:cs="Calibri" w:hint="eastAsia"/>
          <w:kern w:val="0"/>
          <w:sz w:val="24"/>
          <w:szCs w:val="24"/>
        </w:rPr>
        <w:t>assigned higher invasion severity score, indicating more active keloid invasive behaviors.</w:t>
      </w:r>
    </w:p>
    <w:p w14:paraId="5431CA2E" w14:textId="77777777" w:rsidR="00CF7B97" w:rsidRDefault="00000000">
      <w:pPr>
        <w:ind w:firstLine="420"/>
        <w:rPr>
          <w:rFonts w:ascii="Calibri" w:eastAsia="Times New Roman" w:hAnsi="Calibri" w:cs="Calibri"/>
          <w:kern w:val="0"/>
          <w:sz w:val="24"/>
          <w:szCs w:val="24"/>
        </w:rPr>
      </w:pPr>
      <w:commentRangeStart w:id="110"/>
      <w:r>
        <w:rPr>
          <w:rFonts w:ascii="Calibri" w:hAnsi="Calibri" w:cs="Calibri"/>
          <w:b/>
          <w:bCs/>
          <w:color w:val="000000" w:themeColor="text1"/>
          <w:sz w:val="24"/>
          <w:szCs w:val="24"/>
        </w:rPr>
        <w:t>First, we compute the local texture density map. Given the binarized texture map F obtained from the preceding Gabor-gradient feature analysis, we define a circular neighborhood with a binary disk kernel K_r. Unless a fixed radius is specified, the default radius is dynamically scaled according to the image short side as r = clip(round(80 × min(H,W)/920), 12, 96). A two-dimensional convolution operation is performed to statistically count valid texture pixels within each local region. The texture density map is formulated as:</w:t>
      </w:r>
      <w:commentRangeEnd w:id="110"/>
      <w:r>
        <w:rPr>
          <w:rStyle w:val="a3"/>
          <w:rFonts w:ascii="Calibri" w:eastAsia="Times New Roman" w:hAnsi="Calibri" w:cs="Calibri"/>
          <w:kern w:val="0"/>
          <w:sz w:val="24"/>
          <w:szCs w:val="24"/>
        </w:rPr>
        <w:commentReference w:id="110"/>
      </w:r>
    </w:p>
    <w:p w14:paraId="1F75D734" w14:textId="77777777" w:rsidR="00CF7B97" w:rsidRDefault="00000000">
      <w:pPr>
        <w:jc w:val="right"/>
        <w:rPr>
          <w:rFonts w:ascii="Calibri" w:eastAsia="Times New Roman" w:hAnsi="Calibri" w:cs="Calibri"/>
          <w:kern w:val="0"/>
          <w:sz w:val="24"/>
          <w:szCs w:val="24"/>
        </w:rPr>
      </w:pPr>
      <w:r>
        <w:rPr>
          <w:rFonts w:ascii="Cambria Math" w:eastAsia="Times New Roman" w:hAnsi="Cambria Math" w:cs="Times New Roman Regular"/>
          <w:color w:val="FF0000"/>
          <w:kern w:val="0"/>
          <w:sz w:val="22"/>
          <w:szCs w:val="24"/>
        </w:rPr>
        <w:t>D_s = N_F / (N_M + ε),                                    (8)</w:t>
      </w:r>
    </w:p>
    <w:p w14:paraId="6A0480D0" w14:textId="77777777" w:rsidR="00CF7B97" w:rsidRDefault="00000000">
      <w:pPr>
        <w:widowControl/>
        <w:jc w:val="left"/>
        <w:rPr>
          <w:rFonts w:ascii="Calibri" w:hAnsi="Calibri" w:cs="Calibri"/>
          <w:color w:val="000000" w:themeColor="text1"/>
          <w:sz w:val="24"/>
          <w:szCs w:val="24"/>
        </w:rPr>
      </w:pPr>
      <w:r>
        <w:rPr>
          <w:rFonts w:ascii="Calibri" w:hAnsi="Calibri" w:cs="Calibri"/>
          <w:color w:val="000000" w:themeColor="text1"/>
          <w:sz w:val="24"/>
          <w:szCs w:val="24"/>
        </w:rPr>
        <w:t>where N_F is the number of identified texture pixels within the disk neighborhood and is obtained by</w:t>
      </w:r>
    </w:p>
    <w:p w14:paraId="75A1DF5A" w14:textId="77777777" w:rsidR="00CF7B97" w:rsidRDefault="00000000">
      <w:pPr>
        <w:jc w:val="right"/>
        <w:rPr>
          <w:rFonts w:ascii="Calibri" w:hAnsi="Calibri" w:cs="Calibri"/>
          <w:color w:val="000000" w:themeColor="text1"/>
          <w:sz w:val="24"/>
          <w:szCs w:val="24"/>
        </w:rPr>
      </w:pPr>
      <w:r>
        <w:rPr>
          <w:rFonts w:ascii="Cambria Math" w:hAnsi="Cambria Math" w:cs="Times New Roman"/>
          <w:color w:val="000000" w:themeColor="text1"/>
          <w:sz w:val="22"/>
          <w:szCs w:val="24"/>
        </w:rPr>
        <w:t>N_F = conv(F, K_r),                                    (9)</w:t>
      </w:r>
    </w:p>
    <w:p w14:paraId="50001E67"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color w:val="FF0000"/>
          <w:kern w:val="0"/>
          <w:sz w:val="24"/>
          <w:szCs w:val="24"/>
        </w:rPr>
        <w:t>N_M</w:t>
      </w:r>
      <w:r>
        <w:rPr>
          <w:rFonts w:ascii="Calibri" w:eastAsia="Times New Roman" w:hAnsi="Calibri" w:cs="Calibri"/>
          <w:color w:val="000000"/>
          <w:kern w:val="0"/>
          <w:sz w:val="24"/>
          <w:szCs w:val="24"/>
        </w:rPr>
        <w:t xml:space="preserve"> represents the total number of valid pixels belonging to the </w:t>
      </w:r>
      <w:r>
        <w:rPr>
          <w:rFonts w:ascii="Calibri" w:eastAsia="Times New Roman" w:hAnsi="Calibri" w:cs="Calibri"/>
          <w:color w:val="FF0000"/>
          <w:kern w:val="0"/>
          <w:sz w:val="24"/>
          <w:szCs w:val="24"/>
        </w:rPr>
        <w:t>post-processed</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intertidal-zone mask</w:t>
      </w:r>
      <w:r>
        <w:rPr>
          <w:rFonts w:ascii="Calibri" w:eastAsia="Times New Roman" w:hAnsi="Calibri" w:cs="Calibri"/>
          <w:color w:val="000000"/>
          <w:kern w:val="0"/>
          <w:sz w:val="24"/>
          <w:szCs w:val="24"/>
        </w:rPr>
        <w:t xml:space="preserve"> within the </w:t>
      </w:r>
      <w:r>
        <w:rPr>
          <w:rFonts w:ascii="Calibri" w:eastAsia="Times New Roman" w:hAnsi="Calibri" w:cs="Calibri"/>
          <w:color w:val="FF0000"/>
          <w:kern w:val="0"/>
          <w:sz w:val="24"/>
          <w:szCs w:val="24"/>
        </w:rPr>
        <w:t>same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disk</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neighborhood and</w:t>
      </w:r>
      <w:r>
        <w:rPr>
          <w:rFonts w:ascii="Calibri" w:eastAsia="Times New Roman" w:hAnsi="Calibri" w:cs="Calibri"/>
          <w:color w:val="000000"/>
          <w:kern w:val="0"/>
          <w:sz w:val="24"/>
          <w:szCs w:val="24"/>
        </w:rPr>
        <w:t xml:space="preserve"> is </w:t>
      </w:r>
      <w:r>
        <w:rPr>
          <w:rFonts w:ascii="Calibri" w:eastAsia="Times New Roman" w:hAnsi="Calibri" w:cs="Calibri"/>
          <w:color w:val="FF0000"/>
          <w:kern w:val="0"/>
          <w:sz w:val="24"/>
          <w:szCs w:val="24"/>
        </w:rPr>
        <w:t>obtained</w:t>
      </w:r>
      <w:r>
        <w:rPr>
          <w:rFonts w:ascii="Calibri" w:eastAsia="Times New Roman" w:hAnsi="Calibri" w:cs="Calibri"/>
          <w:color w:val="000000"/>
          <w:kern w:val="0"/>
          <w:sz w:val="24"/>
          <w:szCs w:val="24"/>
        </w:rPr>
        <w:t xml:space="preserve"> by</w:t>
      </w:r>
    </w:p>
    <w:p w14:paraId="4DA40B47" w14:textId="77777777" w:rsidR="00CF7B97" w:rsidRDefault="00000000">
      <w:pPr>
        <w:jc w:val="right"/>
        <w:rPr>
          <w:rFonts w:ascii="Calibri" w:hAnsi="Calibri" w:cs="Calibri"/>
          <w:color w:val="000000" w:themeColor="text1"/>
          <w:sz w:val="24"/>
          <w:szCs w:val="24"/>
        </w:rPr>
      </w:pPr>
      <w:r>
        <w:rPr>
          <w:rFonts w:ascii="Cambria Math" w:hAnsi="Cambria Math" w:cs="Calibri"/>
          <w:color w:val="000000" w:themeColor="text1"/>
          <w:sz w:val="22"/>
          <w:szCs w:val="24"/>
        </w:rPr>
        <w:t>N_M = conv(Mask, K_r).                                    (10)</w:t>
      </w:r>
    </w:p>
    <w:p w14:paraId="20E876BD" w14:textId="77777777" w:rsidR="00CF7B97" w:rsidRDefault="00CF7B97">
      <w:pPr>
        <w:tabs>
          <w:tab w:val="center" w:pos="4153"/>
        </w:tabs>
        <w:rPr>
          <w:rFonts w:ascii="Calibri" w:hAnsi="Calibri" w:cs="Calibri"/>
          <w:color w:val="000000" w:themeColor="text1"/>
          <w:sz w:val="24"/>
          <w:szCs w:val="24"/>
        </w:rPr>
      </w:pPr>
    </w:p>
    <w:p w14:paraId="16146C5B" w14:textId="77777777" w:rsidR="00CF7B97" w:rsidRDefault="00000000">
      <w:pPr>
        <w:widowControl/>
        <w:ind w:firstLine="420"/>
        <w:jc w:val="left"/>
        <w:rPr>
          <w:rFonts w:ascii="Calibri" w:eastAsia="Times New Roman" w:hAnsi="Calibri" w:cs="Calibri"/>
          <w:kern w:val="0"/>
          <w:sz w:val="24"/>
          <w:szCs w:val="24"/>
        </w:rPr>
      </w:pPr>
      <w:r>
        <w:rPr>
          <w:rFonts w:ascii="Calibri" w:eastAsia="Times New Roman" w:hAnsi="Calibri" w:cs="Calibri"/>
          <w:b/>
          <w:bCs/>
          <w:color w:val="000000"/>
          <w:kern w:val="0"/>
          <w:sz w:val="24"/>
          <w:szCs w:val="24"/>
        </w:rPr>
        <w:t>Second, we quantify the orientation consistency to characterize the uniformity of local orientations. Let</w:t>
      </w:r>
      <w:r>
        <w:rPr>
          <w:rFonts w:ascii="Calibri" w:eastAsia="Times New Roman" w:hAnsi="Calibri" w:cs="Calibri"/>
          <w:b/>
          <w:bCs/>
          <w:color w:val="FF0000"/>
          <w:kern w:val="0"/>
          <w:sz w:val="24"/>
          <w:szCs w:val="24"/>
        </w:rPr>
        <w:t xml:space="preserve"> θ_k </w:t>
      </w:r>
      <w:r>
        <w:rPr>
          <w:rFonts w:ascii="Calibri" w:eastAsia="Times New Roman" w:hAnsi="Calibri" w:cs="Calibri"/>
          <w:b/>
          <w:bCs/>
          <w:color w:val="000000"/>
          <w:kern w:val="0"/>
          <w:sz w:val="24"/>
          <w:szCs w:val="24"/>
        </w:rPr>
        <w:t xml:space="preserve">be each </w:t>
      </w:r>
      <w:r>
        <w:rPr>
          <w:rFonts w:ascii="Calibri" w:eastAsia="Times New Roman" w:hAnsi="Calibri" w:cs="Calibri"/>
          <w:b/>
          <w:bCs/>
          <w:color w:val="FF0000"/>
          <w:kern w:val="0"/>
          <w:sz w:val="24"/>
          <w:szCs w:val="24"/>
        </w:rPr>
        <w:t>finite</w:t>
      </w:r>
      <w:r>
        <w:rPr>
          <w:rFonts w:ascii="Calibri" w:eastAsia="Times New Roman" w:hAnsi="Calibri" w:cs="Calibri"/>
          <w:b/>
          <w:bCs/>
          <w:color w:val="000000"/>
          <w:kern w:val="0"/>
          <w:sz w:val="24"/>
          <w:szCs w:val="24"/>
        </w:rPr>
        <w:t xml:space="preserve"> </w:t>
      </w:r>
      <w:r>
        <w:rPr>
          <w:rFonts w:ascii="Calibri" w:eastAsia="Times New Roman" w:hAnsi="Calibri" w:cs="Calibri"/>
          <w:b/>
          <w:bCs/>
          <w:color w:val="FF0000"/>
          <w:kern w:val="0"/>
          <w:sz w:val="24"/>
          <w:szCs w:val="24"/>
        </w:rPr>
        <w:t>texture-direction</w:t>
      </w:r>
      <w:r>
        <w:rPr>
          <w:rFonts w:ascii="Calibri" w:eastAsia="Times New Roman" w:hAnsi="Calibri" w:cs="Calibri"/>
          <w:b/>
          <w:bCs/>
          <w:color w:val="000000"/>
          <w:kern w:val="0"/>
          <w:sz w:val="24"/>
          <w:szCs w:val="24"/>
        </w:rPr>
        <w:t xml:space="preserve"> </w:t>
      </w:r>
      <w:r>
        <w:rPr>
          <w:rFonts w:ascii="Calibri" w:eastAsia="Times New Roman" w:hAnsi="Calibri" w:cs="Calibri"/>
          <w:b/>
          <w:bCs/>
          <w:color w:val="FF0000"/>
          <w:kern w:val="0"/>
          <w:sz w:val="24"/>
          <w:szCs w:val="24"/>
        </w:rPr>
        <w:t>estimate</w:t>
      </w:r>
      <w:r>
        <w:rPr>
          <w:rFonts w:ascii="Calibri" w:eastAsia="Times New Roman" w:hAnsi="Calibri" w:cs="Calibri"/>
          <w:b/>
          <w:bCs/>
          <w:color w:val="000000"/>
          <w:kern w:val="0"/>
          <w:sz w:val="24"/>
          <w:szCs w:val="24"/>
        </w:rPr>
        <w:t xml:space="preserve"> within the </w:t>
      </w:r>
      <w:r>
        <w:rPr>
          <w:rFonts w:ascii="Calibri" w:eastAsia="Times New Roman" w:hAnsi="Calibri" w:cs="Calibri"/>
          <w:b/>
          <w:bCs/>
          <w:color w:val="FF0000"/>
          <w:kern w:val="0"/>
          <w:sz w:val="24"/>
          <w:szCs w:val="24"/>
        </w:rPr>
        <w:t>valid intertidal-zone</w:t>
      </w:r>
      <w:r>
        <w:rPr>
          <w:rFonts w:ascii="Calibri" w:eastAsia="Times New Roman" w:hAnsi="Calibri" w:cs="Calibri"/>
          <w:b/>
          <w:bCs/>
          <w:color w:val="000000"/>
          <w:kern w:val="0"/>
          <w:sz w:val="24"/>
          <w:szCs w:val="24"/>
        </w:rPr>
        <w:t xml:space="preserve"> neighborhood defined by K</w:t>
      </w:r>
      <w:r>
        <w:rPr>
          <w:rFonts w:ascii="Calibri" w:eastAsia="Times New Roman" w:hAnsi="Calibri" w:cs="Calibri"/>
          <w:b/>
          <w:bCs/>
          <w:color w:val="FF0000"/>
          <w:kern w:val="0"/>
          <w:sz w:val="24"/>
          <w:szCs w:val="24"/>
        </w:rPr>
        <w:t>_r</w:t>
      </w:r>
      <w:r>
        <w:rPr>
          <w:rFonts w:ascii="Calibri" w:eastAsia="Times New Roman" w:hAnsi="Calibri" w:cs="Calibri"/>
          <w:b/>
          <w:bCs/>
          <w:color w:val="000000"/>
          <w:kern w:val="0"/>
          <w:sz w:val="24"/>
          <w:szCs w:val="24"/>
        </w:rPr>
        <w:t xml:space="preserve">, </w:t>
      </w:r>
      <w:r>
        <w:rPr>
          <w:rFonts w:ascii="Calibri" w:eastAsia="Times New Roman" w:hAnsi="Calibri" w:cs="Calibri"/>
          <w:b/>
          <w:bCs/>
          <w:color w:val="FF0000"/>
          <w:kern w:val="0"/>
          <w:sz w:val="24"/>
          <w:szCs w:val="24"/>
        </w:rPr>
        <w:t>as</w:t>
      </w:r>
      <w:r>
        <w:rPr>
          <w:rFonts w:ascii="Calibri" w:eastAsia="Times New Roman" w:hAnsi="Calibri" w:cs="Calibri"/>
          <w:b/>
          <w:bCs/>
          <w:color w:val="000000"/>
          <w:kern w:val="0"/>
          <w:sz w:val="24"/>
          <w:szCs w:val="24"/>
        </w:rPr>
        <w:t xml:space="preserve"> calculated via the Gabor-gradient feature responses by Eqs. (5)-(7). To eliminate the inherent 180° directional periodicity of texture orientation, we convert the angle from degrees to radians and double the angular value:</w:t>
      </w:r>
    </w:p>
    <w:p w14:paraId="12E69C7B" w14:textId="77777777" w:rsidR="00CF7B97" w:rsidRDefault="00000000">
      <w:pPr>
        <w:widowControl/>
        <w:ind w:firstLine="420"/>
        <w:jc w:val="right"/>
        <w:rPr>
          <w:rFonts w:ascii="Calibri" w:eastAsia="宋体" w:hAnsi="Calibri" w:cs="Calibri"/>
          <w:kern w:val="0"/>
          <w:sz w:val="24"/>
          <w:szCs w:val="24"/>
        </w:rPr>
      </w:pPr>
      <m:oMath>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r>
          <w:rPr>
            <w:rFonts w:ascii="Cambria Math" w:eastAsia="宋体" w:hAnsi="Cambria Math" w:cs="Calibri"/>
            <w:kern w:val="0"/>
            <w:sz w:val="24"/>
            <w:szCs w:val="24"/>
          </w:rPr>
          <m:t>=2π/180°·</m:t>
        </m:r>
        <m:sSub>
          <m:sSubPr>
            <m:ctrlPr>
              <w:rPr>
                <w:rFonts w:ascii="Cambria Math" w:eastAsia="Times New Roman" w:hAnsi="Cambria Math" w:cs="Calibri"/>
                <w:i/>
                <w:kern w:val="0"/>
                <w:sz w:val="24"/>
                <w:szCs w:val="24"/>
              </w:rPr>
            </m:ctrlPr>
          </m:sSubPr>
          <m:e>
            <m:r>
              <m:rPr>
                <m:sty m:val="p"/>
              </m:rPr>
              <w:rPr>
                <w:rFonts w:ascii="Cambria Math" w:eastAsia="Times New Roman" w:hAnsi="Cambria Math" w:cs="Calibri"/>
                <w:kern w:val="0"/>
                <w:sz w:val="24"/>
                <w:szCs w:val="24"/>
              </w:rPr>
              <m:t>θ</m:t>
            </m:r>
          </m:e>
          <m:sub>
            <m:r>
              <w:rPr>
                <w:rFonts w:ascii="Cambria Math" w:eastAsia="Times New Roman" w:hAnsi="Cambria Math" w:cs="Calibri"/>
                <w:kern w:val="0"/>
                <w:sz w:val="24"/>
                <w:szCs w:val="24"/>
              </w:rPr>
              <m:t>k</m:t>
            </m:r>
          </m:sub>
        </m:sSub>
      </m:oMath>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t xml:space="preserve"> </w:t>
      </w:r>
      <w:r>
        <w:rPr>
          <w:rFonts w:ascii="Times New Roman" w:eastAsia="Times New Roman" w:hAnsi="Times New Roman" w:cs="Times New Roman"/>
          <w:kern w:val="0"/>
          <w:sz w:val="24"/>
          <w:szCs w:val="24"/>
        </w:rPr>
        <w:t>(11)</w:t>
      </w:r>
    </w:p>
    <w:p w14:paraId="29776F8C"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kern w:val="0"/>
          <w:sz w:val="24"/>
          <w:szCs w:val="24"/>
        </w:rPr>
        <w:t xml:space="preserve">where </w:t>
      </w:r>
      <m:oMath>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oMath>
      <w:r>
        <w:rPr>
          <w:rFonts w:ascii="Calibri" w:eastAsia="Times New Roman" w:hAnsi="Calibri" w:cs="Calibri"/>
          <w:kern w:val="0"/>
          <w:sz w:val="24"/>
          <w:szCs w:val="24"/>
        </w:rPr>
        <w:t xml:space="preserve"> is the doubled radian value of </w:t>
      </w:r>
      <m:oMath>
        <m:sSub>
          <m:sSubPr>
            <m:ctrlPr>
              <w:rPr>
                <w:rFonts w:ascii="Cambria Math" w:eastAsia="Times New Roman" w:hAnsi="Cambria Math" w:cs="Calibri"/>
                <w:i/>
                <w:kern w:val="0"/>
                <w:sz w:val="24"/>
                <w:szCs w:val="24"/>
              </w:rPr>
            </m:ctrlPr>
          </m:sSubPr>
          <m:e>
            <m:r>
              <m:rPr>
                <m:sty m:val="p"/>
              </m:rPr>
              <w:rPr>
                <w:rFonts w:ascii="Cambria Math" w:eastAsia="Times New Roman" w:hAnsi="Cambria Math" w:cs="Calibri"/>
                <w:kern w:val="0"/>
                <w:sz w:val="24"/>
                <w:szCs w:val="24"/>
              </w:rPr>
              <m:t>θ</m:t>
            </m:r>
          </m:e>
          <m:sub>
            <m:r>
              <w:rPr>
                <w:rFonts w:ascii="Cambria Math" w:eastAsia="Times New Roman" w:hAnsi="Cambria Math" w:cs="Calibri"/>
                <w:kern w:val="0"/>
                <w:sz w:val="24"/>
                <w:szCs w:val="24"/>
              </w:rPr>
              <m:t>k</m:t>
            </m:r>
          </m:sub>
        </m:sSub>
      </m:oMath>
      <w:r>
        <w:rPr>
          <w:rFonts w:ascii="Calibri" w:eastAsia="Times New Roman" w:hAnsi="Calibri" w:cs="Calibri"/>
          <w:kern w:val="0"/>
          <w:sz w:val="24"/>
          <w:szCs w:val="24"/>
        </w:rPr>
        <w:t xml:space="preserve">. Then we calculate the cosine and sine values of all </w:t>
      </w:r>
      <m:oMath>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oMath>
      <w:r>
        <w:rPr>
          <w:rFonts w:ascii="Calibri" w:eastAsia="Times New Roman" w:hAnsi="Calibri" w:cs="Calibri"/>
          <w:kern w:val="0"/>
          <w:sz w:val="24"/>
          <w:szCs w:val="24"/>
        </w:rPr>
        <w:t>,</w:t>
      </w:r>
    </w:p>
    <w:p w14:paraId="54203BBF" w14:textId="77777777" w:rsidR="00CF7B97" w:rsidRDefault="00000000">
      <w:pPr>
        <w:widowControl/>
        <w:jc w:val="left"/>
        <w:rPr>
          <w:rFonts w:eastAsia="Times New Roman" w:hAnsi="Cambria Math" w:cs="Calibri"/>
          <w:kern w:val="0"/>
          <w:sz w:val="24"/>
          <w:szCs w:val="24"/>
        </w:rPr>
      </w:pPr>
      <m:oMathPara>
        <m:oMath>
          <m:r>
            <w:rPr>
              <w:rFonts w:ascii="Cambria Math" w:eastAsia="Times New Roman" w:hAnsi="Cambria Math" w:cs="Calibri"/>
              <w:kern w:val="0"/>
              <w:sz w:val="24"/>
              <w:szCs w:val="24"/>
            </w:rPr>
            <m:t>cos</m:t>
          </m:r>
          <m:r>
            <w:rPr>
              <w:rFonts w:ascii="DejaVu Math TeX Gyre" w:eastAsia="Times New Roman" w:hAnsi="DejaVu Math TeX Gyre" w:cs="Calibri"/>
              <w:kern w:val="0"/>
              <w:sz w:val="24"/>
              <w:szCs w:val="24"/>
            </w:rPr>
            <m:t>2</m:t>
          </m:r>
          <m:r>
            <m:rPr>
              <m:sty m:val="p"/>
            </m:rPr>
            <w:rPr>
              <w:rFonts w:ascii="Cambria Math" w:eastAsia="Times New Roman" w:hAnsi="Cambria Math" w:cs="Calibri"/>
              <w:kern w:val="0"/>
              <w:sz w:val="24"/>
              <w:szCs w:val="24"/>
            </w:rPr>
            <m:t>=cos⁡</m:t>
          </m:r>
          <m:r>
            <w:rPr>
              <w:rFonts w:ascii="Cambria Math" w:eastAsia="Times New Roman" w:hAnsi="Cambria Math" w:cs="Calibri"/>
              <w:kern w:val="0"/>
              <w:sz w:val="24"/>
              <w:szCs w:val="24"/>
            </w:rPr>
            <m:t>(</m:t>
          </m:r>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r>
            <w:rPr>
              <w:rFonts w:ascii="Cambria Math" w:eastAsia="Times New Roman" w:hAnsi="Cambria Math" w:cs="Calibri"/>
              <w:kern w:val="0"/>
              <w:sz w:val="24"/>
              <w:szCs w:val="24"/>
            </w:rPr>
            <m:t>)</m:t>
          </m:r>
        </m:oMath>
      </m:oMathPara>
    </w:p>
    <w:p w14:paraId="7EFB873F" w14:textId="77777777" w:rsidR="00CF7B97" w:rsidRDefault="00000000">
      <w:pPr>
        <w:widowControl/>
        <w:jc w:val="right"/>
        <w:rPr>
          <w:rFonts w:ascii="Calibri" w:eastAsia="Times New Roman" w:hAnsi="Calibri" w:cs="Calibri"/>
          <w:i/>
          <w:kern w:val="0"/>
          <w:sz w:val="24"/>
          <w:szCs w:val="24"/>
        </w:rPr>
      </w:pPr>
      <m:oMath>
        <m:r>
          <w:rPr>
            <w:rFonts w:ascii="DejaVu Math TeX Gyre" w:eastAsia="Times New Roman" w:hAnsi="DejaVu Math TeX Gyre" w:cs="Calibri"/>
            <w:kern w:val="0"/>
            <w:sz w:val="24"/>
            <w:szCs w:val="24"/>
          </w:rPr>
          <m:t>sin2</m:t>
        </m:r>
        <m:r>
          <m:rPr>
            <m:sty m:val="p"/>
          </m:rPr>
          <w:rPr>
            <w:rFonts w:ascii="Cambria Math" w:eastAsia="Times New Roman" w:hAnsi="Cambria Math" w:cs="Calibri"/>
            <w:kern w:val="0"/>
            <w:sz w:val="24"/>
            <w:szCs w:val="24"/>
          </w:rPr>
          <m:t>=</m:t>
        </m:r>
        <m:r>
          <m:rPr>
            <m:sty m:val="p"/>
          </m:rPr>
          <w:rPr>
            <w:rFonts w:ascii="DejaVu Math TeX Gyre" w:eastAsia="Times New Roman" w:hAnsi="DejaVu Math TeX Gyre" w:cs="Calibri"/>
            <w:kern w:val="0"/>
            <w:sz w:val="24"/>
            <w:szCs w:val="24"/>
          </w:rPr>
          <m:t>sin</m:t>
        </m:r>
        <m:r>
          <m:rPr>
            <m:sty m:val="p"/>
          </m:rPr>
          <w:rPr>
            <w:rFonts w:ascii="Cambria Math" w:eastAsia="Times New Roman" w:hAnsi="Cambria Math" w:cs="Calibri"/>
            <w:kern w:val="0"/>
            <w:sz w:val="24"/>
            <w:szCs w:val="24"/>
          </w:rPr>
          <m:t>⁡</m:t>
        </m:r>
        <m:r>
          <w:rPr>
            <w:rFonts w:ascii="Cambria Math" w:eastAsia="Times New Roman" w:hAnsi="Cambria Math" w:cs="Calibri"/>
            <w:kern w:val="0"/>
            <w:sz w:val="24"/>
            <w:szCs w:val="24"/>
          </w:rPr>
          <m:t>(</m:t>
        </m:r>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r>
          <w:rPr>
            <w:rFonts w:ascii="Cambria Math" w:eastAsia="Times New Roman" w:hAnsi="Cambria Math" w:cs="Calibri"/>
            <w:kern w:val="0"/>
            <w:sz w:val="24"/>
            <w:szCs w:val="24"/>
          </w:rPr>
          <m:t>)</m:t>
        </m:r>
      </m:oMath>
      <w:r>
        <w:rPr>
          <w:rFonts w:eastAsia="Times New Roman" w:hAnsi="Cambria Math" w:cs="Calibri"/>
          <w:kern w:val="0"/>
          <w:sz w:val="24"/>
          <w:szCs w:val="24"/>
        </w:rPr>
        <w:t xml:space="preserve">      </w:t>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eastAsia="Times New Roman" w:hAnsi="Cambria Math" w:cs="Calibri"/>
          <w:kern w:val="0"/>
          <w:sz w:val="24"/>
          <w:szCs w:val="24"/>
        </w:rPr>
        <w:tab/>
      </w:r>
      <w:r>
        <w:rPr>
          <w:rFonts w:ascii="Times New Roman" w:eastAsia="Times New Roman" w:hAnsi="Times New Roman" w:cs="Times New Roman"/>
          <w:kern w:val="0"/>
          <w:sz w:val="24"/>
          <w:szCs w:val="24"/>
        </w:rPr>
        <w:t>(12)</w:t>
      </w:r>
    </w:p>
    <w:p w14:paraId="19AF2E23"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color w:val="000000"/>
          <w:kern w:val="0"/>
          <w:sz w:val="24"/>
          <w:szCs w:val="24"/>
        </w:rPr>
        <w:t xml:space="preserve">Next, the average cosine and sine responses within the local </w:t>
      </w:r>
      <w:r>
        <w:rPr>
          <w:rFonts w:ascii="Calibri" w:eastAsia="Times New Roman" w:hAnsi="Calibri" w:cs="Calibri"/>
          <w:color w:val="FF0000"/>
          <w:kern w:val="0"/>
          <w:sz w:val="24"/>
          <w:szCs w:val="24"/>
        </w:rPr>
        <w:t xml:space="preserve">disk </w:t>
      </w:r>
      <w:r>
        <w:rPr>
          <w:rFonts w:ascii="Calibri" w:eastAsia="Times New Roman" w:hAnsi="Calibri" w:cs="Calibri"/>
          <w:color w:val="000000"/>
          <w:kern w:val="0"/>
          <w:sz w:val="24"/>
          <w:szCs w:val="24"/>
        </w:rPr>
        <w:t>kernel K</w:t>
      </w:r>
      <w:r>
        <w:rPr>
          <w:rFonts w:ascii="Calibri" w:eastAsia="Times New Roman" w:hAnsi="Calibri" w:cs="Calibri"/>
          <w:color w:val="FF0000"/>
          <w:kern w:val="0"/>
          <w:sz w:val="24"/>
          <w:szCs w:val="24"/>
        </w:rPr>
        <w:t>_r</w:t>
      </w:r>
      <w:r>
        <w:rPr>
          <w:rFonts w:ascii="Calibri" w:eastAsia="Times New Roman" w:hAnsi="Calibri" w:cs="Calibri"/>
          <w:color w:val="000000"/>
          <w:kern w:val="0"/>
          <w:sz w:val="24"/>
          <w:szCs w:val="24"/>
        </w:rPr>
        <w:t xml:space="preserve"> are obtained via normalized convolution,</w:t>
      </w:r>
    </w:p>
    <w:p w14:paraId="0FE8048F" w14:textId="77777777" w:rsidR="00CF7B97" w:rsidRDefault="00000000">
      <w:pPr>
        <w:widowControl/>
        <w:ind w:firstLineChars="1000" w:firstLine="2400"/>
        <w:rPr>
          <w:rFonts w:ascii="Calibri" w:eastAsia="Times New Roman" w:hAnsi="Calibri" w:cs="Calibri"/>
          <w:kern w:val="0"/>
          <w:sz w:val="24"/>
          <w:szCs w:val="24"/>
        </w:rPr>
      </w:pPr>
      <w:r>
        <w:rPr>
          <w:rFonts w:ascii="Calibri" w:eastAsia="Times New Roman" w:hAnsi="Calibri" w:cs="Calibri"/>
          <w:kern w:val="0"/>
          <w:sz w:val="24"/>
          <w:szCs w:val="24"/>
        </w:rPr>
        <w:t>cos2_mean=conv(cos2,K)/N</w:t>
      </w:r>
    </w:p>
    <w:p w14:paraId="2A40DFC4" w14:textId="77777777" w:rsidR="00CF7B97" w:rsidRDefault="00000000">
      <w:pPr>
        <w:widowControl/>
        <w:jc w:val="right"/>
        <w:rPr>
          <w:rFonts w:ascii="Calibri" w:eastAsia="Times New Roman" w:hAnsi="Calibri" w:cs="Calibri"/>
          <w:kern w:val="0"/>
          <w:sz w:val="24"/>
          <w:szCs w:val="24"/>
        </w:rPr>
      </w:pPr>
      <w:r>
        <w:rPr>
          <w:rFonts w:ascii="Calibri" w:eastAsia="Times New Roman" w:hAnsi="Calibri" w:cs="Calibri"/>
          <w:kern w:val="0"/>
          <w:sz w:val="24"/>
          <w:szCs w:val="24"/>
        </w:rPr>
        <w:t>sin2_mean=conv(sin2,K)/N</w:t>
      </w:r>
      <w:r>
        <w:rPr>
          <w:rFonts w:ascii="Times New Roman Regular" w:eastAsia="Times New Roman" w:hAnsi="Times New Roman Regular" w:cs="Times New Roman Regular"/>
          <w:kern w:val="0"/>
          <w:sz w:val="24"/>
          <w:szCs w:val="24"/>
        </w:rPr>
        <w:tab/>
        <w:t xml:space="preserve">    </w:t>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t>(13)</w:t>
      </w:r>
    </w:p>
    <w:p w14:paraId="31472DDF"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color w:val="000000"/>
          <w:kern w:val="0"/>
          <w:sz w:val="24"/>
          <w:szCs w:val="24"/>
        </w:rPr>
        <w:t>where N</w:t>
      </w:r>
      <w:r>
        <w:rPr>
          <w:rFonts w:ascii="Calibri" w:eastAsia="Times New Roman" w:hAnsi="Calibri" w:cs="Calibri"/>
          <w:color w:val="FF0000"/>
          <w:kern w:val="0"/>
          <w:sz w:val="24"/>
          <w:szCs w:val="24"/>
        </w:rPr>
        <w:t>_M</w:t>
      </w:r>
      <w:r>
        <w:rPr>
          <w:rFonts w:ascii="Calibri" w:eastAsia="Times New Roman" w:hAnsi="Calibri" w:cs="Calibri"/>
          <w:color w:val="000000"/>
          <w:kern w:val="0"/>
          <w:sz w:val="24"/>
          <w:szCs w:val="24"/>
        </w:rPr>
        <w:t xml:space="preserve"> indicates the number of valid </w:t>
      </w:r>
      <w:r>
        <w:rPr>
          <w:rFonts w:ascii="Calibri" w:eastAsia="Times New Roman" w:hAnsi="Calibri" w:cs="Calibri"/>
          <w:color w:val="FF0000"/>
          <w:kern w:val="0"/>
          <w:sz w:val="24"/>
          <w:szCs w:val="24"/>
        </w:rPr>
        <w:t>intertidal-zone</w:t>
      </w:r>
      <w:r>
        <w:rPr>
          <w:rFonts w:ascii="Calibri" w:eastAsia="Times New Roman" w:hAnsi="Calibri" w:cs="Calibri"/>
          <w:color w:val="000000"/>
          <w:kern w:val="0"/>
          <w:sz w:val="24"/>
          <w:szCs w:val="24"/>
        </w:rPr>
        <w:t xml:space="preserve"> pixels in the corresponding neighborhood defined by K</w:t>
      </w:r>
      <w:r>
        <w:rPr>
          <w:rFonts w:ascii="Calibri" w:eastAsia="Times New Roman" w:hAnsi="Calibri" w:cs="Calibri"/>
          <w:color w:val="FF0000"/>
          <w:kern w:val="0"/>
          <w:sz w:val="24"/>
          <w:szCs w:val="24"/>
        </w:rPr>
        <w:t>_r</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We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then</w:t>
      </w:r>
      <w:r>
        <w:rPr>
          <w:rFonts w:ascii="Calibri" w:eastAsia="Times New Roman" w:hAnsi="Calibri" w:cs="Calibri"/>
          <w:color w:val="000000"/>
          <w:kern w:val="0"/>
          <w:sz w:val="24"/>
          <w:szCs w:val="24"/>
        </w:rPr>
        <w:t xml:space="preserve"> compute the consistency map as</w:t>
      </w:r>
    </w:p>
    <w:p w14:paraId="2949A29B" w14:textId="77777777" w:rsidR="00CF7B97" w:rsidRDefault="00000000">
      <w:pPr>
        <w:widowControl/>
        <w:jc w:val="right"/>
        <w:rPr>
          <w:rFonts w:ascii="Calibri" w:eastAsia="Times New Roman" w:hAnsi="Calibri" w:cs="Calibri"/>
          <w:color w:val="FF0000"/>
          <w:kern w:val="0"/>
          <w:sz w:val="24"/>
          <w:szCs w:val="24"/>
        </w:rPr>
      </w:pPr>
      <m:oMath>
        <m:sSub>
          <m:sSubPr>
            <m:ctrlPr>
              <w:rPr>
                <w:rFonts w:ascii="Cambria Math" w:eastAsia="Times New Roman" w:hAnsi="Cambria Math" w:cs="Calibri"/>
                <w:i/>
                <w:kern w:val="0"/>
                <w:sz w:val="24"/>
                <w:szCs w:val="24"/>
              </w:rPr>
            </m:ctrlPr>
          </m:sSubPr>
          <m:e>
            <m:r>
              <w:rPr>
                <w:rFonts w:ascii="Cambria Math" w:eastAsia="Times New Roman" w:hAnsi="Cambria Math" w:cs="Calibri"/>
                <w:kern w:val="0"/>
                <w:sz w:val="24"/>
                <w:szCs w:val="24"/>
              </w:rPr>
              <m:t>D</m:t>
            </m:r>
          </m:e>
          <m:sub>
            <m:r>
              <w:rPr>
                <w:rFonts w:ascii="DejaVu Math TeX Gyre" w:eastAsia="Times New Roman" w:hAnsi="DejaVu Math TeX Gyre" w:cs="Calibri"/>
                <w:kern w:val="0"/>
                <w:sz w:val="24"/>
                <w:szCs w:val="24"/>
              </w:rPr>
              <m:t>c</m:t>
            </m:r>
          </m:sub>
        </m:sSub>
        <m:r>
          <w:rPr>
            <w:rFonts w:ascii="DejaVu Math TeX Gyre" w:eastAsia="Times New Roman" w:hAnsi="DejaVu Math TeX Gyre" w:cs="Calibri"/>
            <w:kern w:val="0"/>
            <w:sz w:val="24"/>
            <w:szCs w:val="24"/>
          </w:rPr>
          <m:t>=</m:t>
        </m:r>
        <m:rad>
          <m:radPr>
            <m:degHide m:val="1"/>
            <m:ctrlPr>
              <w:rPr>
                <w:rFonts w:ascii="DejaVu Math TeX Gyre" w:eastAsia="Times New Roman" w:hAnsi="DejaVu Math TeX Gyre" w:cs="Calibri"/>
                <w:i/>
                <w:kern w:val="0"/>
                <w:sz w:val="24"/>
                <w:szCs w:val="24"/>
              </w:rPr>
            </m:ctrlPr>
          </m:radPr>
          <m:deg/>
          <m:e>
            <m:sSup>
              <m:sSupPr>
                <m:ctrlPr>
                  <w:rPr>
                    <w:rFonts w:ascii="DejaVu Math TeX Gyre" w:eastAsia="Times New Roman" w:hAnsi="DejaVu Math TeX Gyre" w:cs="Calibri"/>
                    <w:i/>
                    <w:kern w:val="0"/>
                    <w:sz w:val="24"/>
                    <w:szCs w:val="24"/>
                  </w:rPr>
                </m:ctrlPr>
              </m:sSupPr>
              <m:e>
                <m:sSub>
                  <m:sSubPr>
                    <m:ctrlPr>
                      <w:rPr>
                        <w:rFonts w:ascii="DejaVu Math TeX Gyre" w:eastAsia="Times New Roman" w:hAnsi="DejaVu Math TeX Gyre" w:cs="Calibri"/>
                        <w:i/>
                        <w:kern w:val="0"/>
                        <w:sz w:val="24"/>
                        <w:szCs w:val="24"/>
                      </w:rPr>
                    </m:ctrlPr>
                  </m:sSubPr>
                  <m:e>
                    <m:r>
                      <w:rPr>
                        <w:rFonts w:ascii="DejaVu Math TeX Gyre" w:eastAsia="Times New Roman" w:hAnsi="DejaVu Math TeX Gyre" w:cs="Calibri"/>
                        <w:kern w:val="0"/>
                        <w:sz w:val="24"/>
                        <w:szCs w:val="24"/>
                      </w:rPr>
                      <m:t>cos2</m:t>
                    </m:r>
                  </m:e>
                  <m:sub>
                    <m:r>
                      <w:rPr>
                        <w:rFonts w:ascii="DejaVu Math TeX Gyre" w:eastAsia="Times New Roman" w:hAnsi="DejaVu Math TeX Gyre" w:cs="Calibri"/>
                        <w:kern w:val="0"/>
                        <w:sz w:val="24"/>
                        <w:szCs w:val="24"/>
                      </w:rPr>
                      <m:t>mean</m:t>
                    </m:r>
                  </m:sub>
                </m:sSub>
              </m:e>
              <m:sup>
                <m:r>
                  <w:rPr>
                    <w:rFonts w:ascii="DejaVu Math TeX Gyre" w:eastAsia="Times New Roman" w:hAnsi="DejaVu Math TeX Gyre" w:cs="Calibri"/>
                    <w:kern w:val="0"/>
                    <w:sz w:val="24"/>
                    <w:szCs w:val="24"/>
                  </w:rPr>
                  <m:t>2</m:t>
                </m:r>
              </m:sup>
            </m:sSup>
            <m:r>
              <w:rPr>
                <w:rFonts w:ascii="DejaVu Math TeX Gyre" w:eastAsia="Times New Roman" w:hAnsi="DejaVu Math TeX Gyre" w:cs="Calibri"/>
                <w:kern w:val="0"/>
                <w:sz w:val="24"/>
                <w:szCs w:val="24"/>
              </w:rPr>
              <m:t>+</m:t>
            </m:r>
            <m:sSup>
              <m:sSupPr>
                <m:ctrlPr>
                  <w:rPr>
                    <w:rFonts w:ascii="DejaVu Math TeX Gyre" w:eastAsia="Times New Roman" w:hAnsi="DejaVu Math TeX Gyre" w:cs="Calibri"/>
                    <w:i/>
                    <w:kern w:val="0"/>
                    <w:sz w:val="24"/>
                    <w:szCs w:val="24"/>
                  </w:rPr>
                </m:ctrlPr>
              </m:sSupPr>
              <m:e>
                <m:sSub>
                  <m:sSubPr>
                    <m:ctrlPr>
                      <w:rPr>
                        <w:rFonts w:ascii="DejaVu Math TeX Gyre" w:eastAsia="Times New Roman" w:hAnsi="DejaVu Math TeX Gyre" w:cs="Calibri"/>
                        <w:i/>
                        <w:kern w:val="0"/>
                        <w:sz w:val="24"/>
                        <w:szCs w:val="24"/>
                      </w:rPr>
                    </m:ctrlPr>
                  </m:sSubPr>
                  <m:e>
                    <m:r>
                      <w:rPr>
                        <w:rFonts w:ascii="DejaVu Math TeX Gyre" w:eastAsia="Times New Roman" w:hAnsi="DejaVu Math TeX Gyre" w:cs="Calibri"/>
                        <w:kern w:val="0"/>
                        <w:sz w:val="24"/>
                        <w:szCs w:val="24"/>
                      </w:rPr>
                      <m:t>sin2</m:t>
                    </m:r>
                  </m:e>
                  <m:sub>
                    <m:r>
                      <w:rPr>
                        <w:rFonts w:ascii="DejaVu Math TeX Gyre" w:eastAsia="Times New Roman" w:hAnsi="DejaVu Math TeX Gyre" w:cs="Calibri"/>
                        <w:kern w:val="0"/>
                        <w:sz w:val="24"/>
                        <w:szCs w:val="24"/>
                      </w:rPr>
                      <m:t>mean</m:t>
                    </m:r>
                  </m:sub>
                </m:sSub>
              </m:e>
              <m:sup>
                <m:r>
                  <w:rPr>
                    <w:rFonts w:ascii="DejaVu Math TeX Gyre" w:eastAsia="Times New Roman" w:hAnsi="DejaVu Math TeX Gyre" w:cs="Calibri"/>
                    <w:kern w:val="0"/>
                    <w:sz w:val="24"/>
                    <w:szCs w:val="24"/>
                  </w:rPr>
                  <m:t>2</m:t>
                </m:r>
              </m:sup>
            </m:sSup>
          </m:e>
        </m:rad>
      </m:oMath>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r>
      <w:r>
        <w:rPr>
          <w:rFonts w:ascii="Times New Roman Regular" w:eastAsia="Times New Roman" w:hAnsi="Times New Roman Regular" w:cs="Times New Roman Regular"/>
          <w:kern w:val="0"/>
          <w:sz w:val="24"/>
          <w:szCs w:val="24"/>
        </w:rPr>
        <w:tab/>
        <w:t>(14)</w:t>
      </w:r>
    </w:p>
    <w:p w14:paraId="6DB7B5C2" w14:textId="77777777" w:rsidR="00CF7B97" w:rsidRDefault="00000000">
      <w:pPr>
        <w:rPr>
          <w:rFonts w:ascii="Calibri" w:hAnsi="Calibri" w:cs="Calibri"/>
          <w:color w:val="000000" w:themeColor="text1"/>
          <w:sz w:val="24"/>
          <w:szCs w:val="24"/>
        </w:rPr>
      </w:pPr>
      <w:commentRangeStart w:id="111"/>
      <w:r>
        <w:rPr>
          <w:rFonts w:ascii="Calibri" w:hAnsi="Calibri" w:cs="Calibri"/>
          <w:color w:val="000000" w:themeColor="text1"/>
          <w:sz w:val="24"/>
          <w:szCs w:val="24"/>
        </w:rPr>
        <w:t>Finally, the pixel-level invasion severity score is generated by weighted fusion of the texture density map D_s and orientation consistency map D_c. The default density weight d_w and consistency weight c_w are empirically set to 0.7 and 0.3, respectively. In the Web demonstration interface, user-specified weights are normalized to sum to 1 before calculation:</w:t>
      </w:r>
      <w:commentRangeEnd w:id="111"/>
      <w:r>
        <w:rPr>
          <w:rStyle w:val="a3"/>
          <w:rFonts w:ascii="Calibri" w:hAnsi="Calibri" w:cs="Calibri"/>
          <w:color w:val="000000" w:themeColor="text1"/>
          <w:sz w:val="24"/>
          <w:szCs w:val="24"/>
        </w:rPr>
        <w:commentReference w:id="111"/>
      </w:r>
    </w:p>
    <w:p w14:paraId="1CB832DA" w14:textId="77777777" w:rsidR="00CF7B97" w:rsidRDefault="00000000">
      <w:pPr>
        <w:ind w:firstLine="420"/>
        <w:jc w:val="right"/>
        <w:rPr>
          <w:rFonts w:ascii="Calibri" w:hAnsi="Calibri" w:cs="Calibri"/>
          <w:color w:val="000000" w:themeColor="text1"/>
          <w:sz w:val="24"/>
          <w:szCs w:val="24"/>
        </w:rPr>
      </w:pPr>
      <w:r>
        <w:rPr>
          <w:rFonts w:ascii="Cambria Math" w:eastAsia="Times New Roman" w:hAnsi="Cambria Math" w:cs="Times New Roman Regular"/>
          <w:color w:val="FF0000"/>
          <w:kern w:val="0"/>
          <w:sz w:val="22"/>
          <w:szCs w:val="24"/>
        </w:rPr>
        <w:t>S_raw = d_w' D_s + c_w' D_c,  d_w' = d_w/(d_w+c_w),  c_w' = c_w/(d_w+c_w)        (15)</w:t>
      </w:r>
    </w:p>
    <w:p w14:paraId="1E40DFB8" w14:textId="77777777" w:rsidR="00CF7B97" w:rsidRDefault="00000000">
      <w:pPr>
        <w:rPr>
          <w:rFonts w:ascii="Calibri" w:hAnsi="Calibri" w:cs="Calibri"/>
          <w:color w:val="000000" w:themeColor="text1"/>
          <w:sz w:val="24"/>
          <w:szCs w:val="24"/>
        </w:rPr>
      </w:pPr>
      <w:commentRangeStart w:id="112"/>
      <w:r>
        <w:rPr>
          <w:rFonts w:ascii="Calibri" w:hAnsi="Calibri" w:cs="Calibri"/>
          <w:color w:val="000000" w:themeColor="text1"/>
          <w:sz w:val="24"/>
          <w:szCs w:val="24"/>
        </w:rPr>
        <w:lastRenderedPageBreak/>
        <w:t>The raw severity score is subsequently normalized independently within the valid mask of each image as S(x) = [S_raw(x) − S_min]/[S_max − S_min + ε]. The final output constitutes the normalized severity map S, where higher pixel values correspond to relatively higher texture-based severity within the same image. Because S_min and S_max are calculated separately for every image, equal normalized values in different images do not necessarily indicate equal absolute texture density or biological invasion intensity.</w:t>
      </w:r>
      <w:commentRangeEnd w:id="112"/>
      <w:r>
        <w:rPr>
          <w:rStyle w:val="a3"/>
          <w:rFonts w:ascii="Calibri" w:hAnsi="Calibri" w:cs="Calibri"/>
          <w:color w:val="000000" w:themeColor="text1"/>
          <w:sz w:val="24"/>
          <w:szCs w:val="24"/>
        </w:rPr>
        <w:commentReference w:id="112"/>
      </w:r>
    </w:p>
    <w:p w14:paraId="383F966D" w14:textId="77777777" w:rsidR="00CF7B97" w:rsidRDefault="00000000">
      <w:pPr>
        <w:numPr>
          <w:ilvl w:val="0"/>
          <w:numId w:val="3"/>
        </w:numPr>
        <w:ind w:firstLine="420"/>
        <w:rPr>
          <w:rFonts w:ascii="Calibri" w:hAnsi="Calibri" w:cs="Calibri"/>
          <w:b/>
          <w:bCs/>
          <w:color w:val="0070C0"/>
          <w:sz w:val="24"/>
          <w:szCs w:val="24"/>
        </w:rPr>
      </w:pPr>
      <w:r>
        <w:rPr>
          <w:rFonts w:ascii="Calibri" w:hAnsi="Calibri" w:cs="Calibri"/>
          <w:b/>
          <w:bCs/>
          <w:color w:val="0070C0"/>
          <w:sz w:val="24"/>
          <w:szCs w:val="24"/>
        </w:rPr>
        <w:t>Computation of Presence Map</w:t>
      </w:r>
    </w:p>
    <w:p w14:paraId="02CDE49A"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The presence map is derived from the pixel-wise severity map $$S$$, aiming to automatically localize the most dominant and high-risk invasive regions within the intertidal zone. Instead of retaining all low-confidence invasive pixels, we screen out the top-ranked invasive areas and preserve only large-scale, clinically meaningful lesion regions to eliminate trivial noise interference.</w:t>
      </w:r>
    </w:p>
    <w:p w14:paraId="63C7D455" w14:textId="77777777" w:rsidR="00CF7B97" w:rsidRDefault="00000000">
      <w:pPr>
        <w:ind w:firstLine="420"/>
        <w:rPr>
          <w:rFonts w:ascii="Calibri" w:hAnsi="Calibri" w:cs="Calibri"/>
          <w:color w:val="000000" w:themeColor="text1"/>
          <w:sz w:val="24"/>
          <w:szCs w:val="24"/>
        </w:rPr>
      </w:pPr>
      <w:commentRangeStart w:id="113"/>
      <w:r>
        <w:rPr>
          <w:rFonts w:ascii="Calibri" w:hAnsi="Calibri" w:cs="Calibri"/>
          <w:color w:val="000000" w:themeColor="text1"/>
          <w:sz w:val="24"/>
          <w:szCs w:val="24"/>
        </w:rPr>
        <w:t>Two hyperparameters are predefined in this stage: the within-image severity percentile and the top region number TR. Under the default Web-demo settings, the threshold is the 80th percentile of valid intertidal-zone severity values, retaining approximately the highest-scoring 20% of pixels, and TR = 2. The interface allows TR to vary from 1 to 5.</w:t>
      </w:r>
      <w:commentRangeEnd w:id="113"/>
      <w:r>
        <w:rPr>
          <w:rStyle w:val="a3"/>
          <w:rFonts w:ascii="Calibri" w:hAnsi="Calibri" w:cs="Calibri"/>
          <w:color w:val="000000" w:themeColor="text1"/>
          <w:sz w:val="24"/>
          <w:szCs w:val="24"/>
        </w:rPr>
        <w:commentReference w:id="113"/>
      </w:r>
    </w:p>
    <w:p w14:paraId="54199394"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The computation pipeline starts with the generation of a rough presence map. We determine the threshold q_0.80 corresponding to the 80th percentile of severity scores within the valid intertidal-zone mask. Pixels with severity values equal to or exceeding q_0.80 are regarded as candidate high-risk pixels to produce the rough presence map:</w:t>
      </w:r>
    </w:p>
    <w:p w14:paraId="1EAC87D7" w14:textId="77777777" w:rsidR="00CF7B97" w:rsidRDefault="00000000">
      <w:pPr>
        <w:ind w:firstLine="420"/>
        <w:jc w:val="right"/>
        <w:rPr>
          <w:rFonts w:ascii="Calibri" w:hAnsi="Calibri" w:cs="Calibri"/>
          <w:color w:val="000000" w:themeColor="text1"/>
          <w:sz w:val="24"/>
          <w:szCs w:val="24"/>
        </w:rPr>
      </w:pPr>
      <w:r>
        <w:rPr>
          <w:rFonts w:ascii="Cambria Math" w:eastAsia="Times New Roman" w:hAnsi="Cambria Math" w:cs="Calibri"/>
          <w:color w:val="FF0000"/>
          <w:kern w:val="0"/>
          <w:sz w:val="22"/>
          <w:szCs w:val="24"/>
        </w:rPr>
        <w:t>P_rough(x) = 1[S(x) ≥ q_0.80] · Mask(x),                                    (16)</w:t>
      </w:r>
    </w:p>
    <w:p w14:paraId="785EAB0A"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t>where 1[·] denotes the indicator function.</w:t>
      </w:r>
    </w:p>
    <w:p w14:paraId="458B22A4" w14:textId="77777777" w:rsidR="00CF7B97" w:rsidRDefault="00000000">
      <w:pPr>
        <w:ind w:firstLine="420"/>
        <w:rPr>
          <w:rFonts w:ascii="Calibri" w:hAnsi="Calibri" w:cs="Calibri"/>
          <w:color w:val="000000" w:themeColor="text1"/>
          <w:sz w:val="24"/>
          <w:szCs w:val="24"/>
        </w:rPr>
      </w:pPr>
      <w:commentRangeStart w:id="114"/>
      <w:r>
        <w:rPr>
          <w:rFonts w:ascii="Calibri" w:hAnsi="Calibri" w:cs="Calibri"/>
          <w:color w:val="000000" w:themeColor="text1"/>
          <w:sz w:val="24"/>
          <w:szCs w:val="24"/>
        </w:rPr>
        <w:t>To further screen the most credible and dominant high-risk regions from the rough presence map, we adopt an iterative region-selection strategy to select up to TR connected regions with the highest mean severity. The default candidate-box side length is 80 pixels; when dynamic scaling is enabled, it is calculated as clip(round(80 × min(H,W)/920), 32, 240). Candidate boxes must satisfy a minimum intertidal-zone overlap ratio and avoid previously forbidden regions. For each admissible box, the average regional severity S_mean and intertidal-zone overlap ratio R_overlay are calculated for box evaluation:</w:t>
      </w:r>
      <w:commentRangeEnd w:id="114"/>
      <w:r>
        <w:rPr>
          <w:rStyle w:val="a3"/>
          <w:rFonts w:ascii="Calibri" w:hAnsi="Calibri" w:cs="Calibri"/>
          <w:color w:val="000000" w:themeColor="text1"/>
          <w:sz w:val="24"/>
          <w:szCs w:val="24"/>
        </w:rPr>
        <w:commentReference w:id="114"/>
      </w:r>
    </w:p>
    <w:p w14:paraId="69022233" w14:textId="77777777" w:rsidR="00CF7B97" w:rsidRDefault="00000000">
      <w:pPr>
        <w:ind w:left="420" w:firstLine="420"/>
        <w:jc w:val="right"/>
        <w:rPr>
          <w:rFonts w:ascii="Calibri" w:hAnsi="Calibri" w:cs="Calibri"/>
          <w:color w:val="000000" w:themeColor="text1"/>
          <w:sz w:val="24"/>
          <w:szCs w:val="24"/>
        </w:rPr>
      </w:pPr>
      <w:r>
        <w:rPr>
          <w:rFonts w:ascii="Cambria Math" w:hAnsi="Cambria Math" w:cs="Calibri"/>
          <w:color w:val="000000" w:themeColor="text1"/>
          <w:sz w:val="22"/>
          <w:szCs w:val="24"/>
        </w:rPr>
        <w:t>S_mean(b) = Σ_{x∈b} S(x)Mask(x) / [Σ_{x∈b} Mask(x) + ε],                    (17)</w:t>
      </w:r>
    </w:p>
    <w:p w14:paraId="6D2238F1"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t>The average severity S_mean quantifies the mean normalized severity over valid intertidal-zone pixels inside each candidate box and is the primary ranking criterion among boxes that satisfy the overlap constraint.</w:t>
      </w:r>
    </w:p>
    <w:p w14:paraId="09A300B6" w14:textId="77777777" w:rsidR="00CF7B97" w:rsidRDefault="00000000">
      <w:pPr>
        <w:ind w:left="420" w:firstLine="420"/>
        <w:jc w:val="right"/>
        <w:rPr>
          <w:rFonts w:ascii="Calibri" w:hAnsi="Calibri" w:cs="Calibri"/>
          <w:color w:val="000000" w:themeColor="text1"/>
          <w:sz w:val="24"/>
          <w:szCs w:val="24"/>
        </w:rPr>
      </w:pPr>
      <w:r>
        <w:rPr>
          <w:rFonts w:ascii="Cambria Math" w:hAnsi="Cambria Math" w:cs="Calibri"/>
          <w:color w:val="000000" w:themeColor="text1"/>
          <w:sz w:val="22"/>
          <w:szCs w:val="24"/>
        </w:rPr>
        <w:t>R_overlay(b) = Σ_{x∈b} Mask(x) / |b|,                                    (18)</w:t>
      </w:r>
    </w:p>
    <w:p w14:paraId="05DA141F"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t>The overlap ratio R_overlay characterizes the effective occupation ratio of intertidal-zone pixels inside each box. It is used as a minimum eligibility constraint and as a secondary criterion for otherwise comparable candidates.</w:t>
      </w:r>
    </w:p>
    <w:p w14:paraId="1F42DDC4" w14:textId="77777777" w:rsidR="00CF7B97" w:rsidRDefault="00000000">
      <w:pPr>
        <w:rPr>
          <w:rFonts w:ascii="Calibri" w:hAnsi="Calibri" w:cs="Calibri"/>
          <w:color w:val="000000" w:themeColor="text1"/>
          <w:sz w:val="24"/>
          <w:szCs w:val="24"/>
        </w:rPr>
      </w:pPr>
      <w:r>
        <w:rPr>
          <w:rFonts w:ascii="Calibri" w:hAnsi="Calibri" w:cs="Calibri"/>
          <w:color w:val="000000" w:themeColor="text1"/>
          <w:sz w:val="24"/>
          <w:szCs w:val="24"/>
        </w:rPr>
        <w:lastRenderedPageBreak/>
        <w:t>Among the candidate boxes satisfying the minimum overlap constraint, boxes are ranked primarily by mean severity, with overlap ratio used as a secondary ordering criterion. The optimal seed box for the current iteration is determined as:</w:t>
      </w:r>
    </w:p>
    <w:p w14:paraId="07458E21" w14:textId="77777777" w:rsidR="00CF7B97" w:rsidRDefault="00000000">
      <w:pPr>
        <w:ind w:left="420" w:firstLine="420"/>
        <w:jc w:val="right"/>
        <w:rPr>
          <w:rFonts w:ascii="Calibri" w:hAnsi="Calibri" w:cs="Calibri"/>
          <w:color w:val="000000" w:themeColor="text1"/>
          <w:sz w:val="24"/>
          <w:szCs w:val="24"/>
        </w:rPr>
      </w:pPr>
      <w:r>
        <w:rPr>
          <w:rFonts w:ascii="Cambria Math" w:hAnsi="Cambria Math" w:cs="Calibri"/>
          <w:color w:val="000000" w:themeColor="text1"/>
          <w:sz w:val="22"/>
          <w:szCs w:val="24"/>
        </w:rPr>
        <w:t>b_i = argmax_{b: R_overlay(b)≥τ, b∩Forbidden=∅} (S_mean(b), R_overlay(b)).        (19)</w:t>
      </w:r>
    </w:p>
    <w:p w14:paraId="2A2E1FEE" w14:textId="77777777" w:rsidR="00CF7B97" w:rsidRDefault="00000000">
      <w:pPr>
        <w:rPr>
          <w:rFonts w:ascii="Calibri" w:hAnsi="Calibri" w:cs="Calibri"/>
          <w:color w:val="000000" w:themeColor="text1"/>
          <w:sz w:val="24"/>
          <w:szCs w:val="24"/>
        </w:rPr>
      </w:pPr>
      <w:commentRangeStart w:id="115"/>
      <w:r>
        <w:rPr>
          <w:rFonts w:ascii="Calibri" w:hAnsi="Calibri" w:cs="Calibri"/>
          <w:color w:val="000000" w:themeColor="text1"/>
          <w:sz w:val="24"/>
          <w:szCs w:val="24"/>
        </w:rPr>
        <w:t>Within the intersection of the selected box b_i and the valid intertidal-zone mask, the pixel with the largest severity value is used as a seed point x_i. In the full-image rough high-risk map, the single 8-connected component containing x_i is then extracted.</w:t>
      </w:r>
      <w:commentRangeEnd w:id="115"/>
      <w:r>
        <w:rPr>
          <w:rStyle w:val="a3"/>
          <w:rFonts w:ascii="Calibri" w:hAnsi="Calibri" w:cs="Calibri"/>
          <w:color w:val="000000" w:themeColor="text1"/>
          <w:sz w:val="24"/>
          <w:szCs w:val="24"/>
        </w:rPr>
        <w:commentReference w:id="115"/>
      </w:r>
    </w:p>
    <w:p w14:paraId="39C6BBB1" w14:textId="77777777" w:rsidR="00CF7B97" w:rsidRDefault="00000000">
      <w:pPr>
        <w:ind w:left="1260" w:firstLine="420"/>
        <w:jc w:val="right"/>
        <w:rPr>
          <w:rFonts w:ascii="Calibri" w:hAnsi="Calibri" w:cs="Calibri"/>
          <w:color w:val="000000" w:themeColor="text1"/>
          <w:sz w:val="24"/>
          <w:szCs w:val="24"/>
        </w:rPr>
      </w:pPr>
      <w:r>
        <w:rPr>
          <w:rFonts w:ascii="Cambria Math" w:hAnsi="Cambria Math" w:cs="Calibri"/>
          <w:color w:val="000000" w:themeColor="text1"/>
          <w:sz w:val="22"/>
          <w:szCs w:val="24"/>
        </w:rPr>
        <w:t>C_i = CC₈(P_rough, x_i).                                    (20)</w:t>
      </w:r>
    </w:p>
    <w:p w14:paraId="35AC1B96" w14:textId="77777777" w:rsidR="00CF7B97" w:rsidRDefault="00000000">
      <w:pPr>
        <w:rPr>
          <w:rFonts w:ascii="Calibri" w:hAnsi="Calibri" w:cs="Calibri"/>
          <w:color w:val="000000" w:themeColor="text1"/>
          <w:sz w:val="24"/>
          <w:szCs w:val="24"/>
        </w:rPr>
      </w:pPr>
      <w:commentRangeStart w:id="116"/>
      <w:r>
        <w:rPr>
          <w:rFonts w:ascii="Calibri" w:hAnsi="Calibri" w:cs="Calibri"/>
          <w:color w:val="000000" w:themeColor="text1"/>
          <w:sz w:val="24"/>
          <w:szCs w:val="24"/>
        </w:rPr>
        <w:t>The selected component is processed using a morphological closing operation with a 7 × 7 elliptical structuring element. Its external contour is filled, and the result is intersected with the valid intertidal-zone mask to obtain the target region R_i:</w:t>
      </w:r>
      <w:commentRangeEnd w:id="116"/>
      <w:r>
        <w:rPr>
          <w:rStyle w:val="a3"/>
          <w:rFonts w:ascii="Calibri" w:hAnsi="Calibri" w:cs="Calibri"/>
          <w:color w:val="000000" w:themeColor="text1"/>
          <w:sz w:val="24"/>
          <w:szCs w:val="24"/>
        </w:rPr>
        <w:commentReference w:id="116"/>
      </w:r>
    </w:p>
    <w:p w14:paraId="59B23AD6" w14:textId="77777777" w:rsidR="00CF7B97" w:rsidRDefault="00000000">
      <w:pPr>
        <w:jc w:val="center"/>
        <w:rPr>
          <w:rFonts w:ascii="Calibri" w:hAnsi="Calibri" w:cs="Calibri"/>
          <w:color w:val="000000" w:themeColor="text1"/>
          <w:sz w:val="24"/>
          <w:szCs w:val="24"/>
        </w:rPr>
      </w:pPr>
      <w:r>
        <w:rPr>
          <w:rFonts w:ascii="Cambria Math" w:hAnsi="Cambria Math" w:cs="Calibri"/>
          <w:color w:val="000000" w:themeColor="text1"/>
          <w:sz w:val="22"/>
          <w:szCs w:val="24"/>
        </w:rPr>
        <w:t>R_i = Mask ∩ Fill(ExternalContour(Close(C_i, E_7×7))).</w:t>
      </w:r>
    </w:p>
    <w:p w14:paraId="53A537C8" w14:textId="77777777" w:rsidR="00CF7B97" w:rsidRDefault="00000000">
      <w:pPr>
        <w:jc w:val="right"/>
        <w:rPr>
          <w:rFonts w:ascii="Calibri" w:hAnsi="Calibri" w:cs="Calibri"/>
          <w:color w:val="000000" w:themeColor="text1"/>
          <w:sz w:val="24"/>
          <w:szCs w:val="24"/>
        </w:rPr>
      </w:pPr>
      <w:r>
        <w:rPr>
          <w:rFonts w:ascii="Cambria Math" w:hAnsi="Cambria Math" w:cs="Calibri"/>
          <w:color w:val="000000" w:themeColor="text1"/>
          <w:sz w:val="22"/>
          <w:szCs w:val="24"/>
        </w:rPr>
        <w:t>Subsequent iterations prohibit candidate-box overlap and apply a forbidden-area mask to previously selected regions; the original severity map and segmentation mask are not directly cleared.                                    (21)</w:t>
      </w:r>
    </w:p>
    <w:p w14:paraId="755D3533" w14:textId="77777777" w:rsidR="00CF7B97" w:rsidRDefault="00CF7B97">
      <w:pPr>
        <w:rPr>
          <w:rFonts w:ascii="Calibri" w:hAnsi="Calibri" w:cs="Calibri"/>
          <w:color w:val="000000" w:themeColor="text1"/>
          <w:sz w:val="24"/>
          <w:szCs w:val="24"/>
        </w:rPr>
      </w:pPr>
    </w:p>
    <w:p w14:paraId="5E6C032C"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By repeating the above procedure iteratively, we finally obtain up to TR non-overlapping dominant high-risk regions R_1, R_2, ..., R_TR. The aggregation of all screened regions constitutes the final presence map, which highlights the primary relative high-risk areas within the current image.</w:t>
      </w:r>
    </w:p>
    <w:p w14:paraId="599EEC02" w14:textId="77777777" w:rsidR="00CF7B97" w:rsidRDefault="00CF7B97">
      <w:pPr>
        <w:rPr>
          <w:rFonts w:ascii="Calibri" w:hAnsi="Calibri" w:cs="Calibri"/>
          <w:color w:val="000000" w:themeColor="text1"/>
          <w:sz w:val="24"/>
          <w:szCs w:val="24"/>
        </w:rPr>
      </w:pPr>
    </w:p>
    <w:p w14:paraId="02125905" w14:textId="77777777" w:rsidR="00CF7B97" w:rsidRDefault="00000000">
      <w:pPr>
        <w:numPr>
          <w:ilvl w:val="0"/>
          <w:numId w:val="3"/>
        </w:numPr>
        <w:ind w:firstLine="420"/>
        <w:rPr>
          <w:rFonts w:ascii="Calibri" w:hAnsi="Calibri" w:cs="Calibri"/>
          <w:b/>
          <w:bCs/>
          <w:color w:val="0070C0"/>
          <w:sz w:val="24"/>
          <w:szCs w:val="24"/>
        </w:rPr>
      </w:pPr>
      <w:r>
        <w:rPr>
          <w:rFonts w:ascii="Calibri" w:hAnsi="Calibri" w:cs="Calibri"/>
          <w:b/>
          <w:bCs/>
          <w:color w:val="0070C0"/>
          <w:sz w:val="24"/>
          <w:szCs w:val="24"/>
        </w:rPr>
        <w:t>Computation of Direction Map</w:t>
      </w:r>
    </w:p>
    <w:p w14:paraId="425F754C" w14:textId="77777777" w:rsidR="00CF7B97" w:rsidRDefault="00000000">
      <w:pPr>
        <w:ind w:firstLine="420"/>
        <w:rPr>
          <w:rFonts w:ascii="Calibri" w:hAnsi="Calibri" w:cs="Calibri"/>
          <w:color w:val="000000" w:themeColor="text1"/>
          <w:sz w:val="24"/>
          <w:szCs w:val="24"/>
        </w:rPr>
      </w:pPr>
      <w:commentRangeStart w:id="117"/>
      <w:r>
        <w:rPr>
          <w:rFonts w:ascii="Calibri" w:hAnsi="Calibri" w:cs="Calibri"/>
          <w:color w:val="000000" w:themeColor="text1"/>
          <w:sz w:val="24"/>
          <w:szCs w:val="24"/>
        </w:rPr>
        <w:t>The direction map is designed to characterize the dominant texture orientation for each high-risk region R_i extracted from the presence map. Two related direction visualizations are generated: a region-average direction calculated from all finite orientation estimates within R_i, and a local direction calculated within an independently adjustable circular neighborhood around the arrow origin, with a default radius of 40 pixels. To obtain robust region-level orientations and eliminate the inherent 180° periodicity of the texture axis, we perform vector-based double-angle averaging.</w:t>
      </w:r>
      <w:commentRangeEnd w:id="117"/>
      <w:r>
        <w:rPr>
          <w:rStyle w:val="a3"/>
          <w:rFonts w:ascii="Calibri" w:hAnsi="Calibri" w:cs="Calibri"/>
          <w:color w:val="000000" w:themeColor="text1"/>
          <w:sz w:val="24"/>
          <w:szCs w:val="24"/>
        </w:rPr>
        <w:commentReference w:id="117"/>
      </w:r>
    </w:p>
    <w:p w14:paraId="0ABFFD20" w14:textId="77777777" w:rsidR="00CF7B97" w:rsidRDefault="00000000">
      <w:pPr>
        <w:ind w:firstLine="420"/>
        <w:rPr>
          <w:rFonts w:ascii="Calibri" w:hAnsi="Calibri" w:cs="Calibri"/>
          <w:color w:val="000000" w:themeColor="text1"/>
          <w:sz w:val="24"/>
          <w:szCs w:val="24"/>
        </w:rPr>
      </w:pPr>
      <w:r>
        <w:rPr>
          <w:rFonts w:ascii="Calibri" w:hAnsi="Calibri" w:cs="Calibri"/>
          <w:color w:val="000000" w:themeColor="text1"/>
          <w:sz w:val="24"/>
          <w:szCs w:val="24"/>
        </w:rPr>
        <w:t>Let θ_k denote the texture direction angle of each valid orientation estimate belonging to the selected regional scope. To resolve the ambiguity caused by 180° periodicity, we first double the angular value:</w:t>
      </w:r>
    </w:p>
    <w:p w14:paraId="2C0CBD79" w14:textId="77777777" w:rsidR="00CF7B97" w:rsidRDefault="00000000">
      <w:pPr>
        <w:widowControl/>
        <w:ind w:firstLine="420"/>
        <w:jc w:val="right"/>
        <w:rPr>
          <w:rFonts w:ascii="Calibri" w:eastAsia="宋体" w:hAnsi="Calibri" w:cs="Calibri"/>
          <w:kern w:val="0"/>
          <w:sz w:val="24"/>
          <w:szCs w:val="24"/>
        </w:rPr>
      </w:pPr>
      <w:r>
        <w:rPr>
          <w:rFonts w:ascii="Cambria Math" w:eastAsia="Times New Roman" w:hAnsi="Cambria Math" w:cs="Calibri"/>
          <w:color w:val="FF0000"/>
          <w:kern w:val="0"/>
          <w:sz w:val="22"/>
          <w:szCs w:val="24"/>
        </w:rPr>
        <w:t>φ_k = 2θ_k.                                    (22)</w:t>
      </w:r>
    </w:p>
    <w:p w14:paraId="6589BEE1"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color w:val="FF0000"/>
          <w:kern w:val="0"/>
          <w:sz w:val="24"/>
          <w:szCs w:val="24"/>
        </w:rPr>
        <w:t>We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then</w:t>
      </w:r>
      <w:r>
        <w:rPr>
          <w:rFonts w:ascii="Calibri" w:eastAsia="Times New Roman" w:hAnsi="Calibri" w:cs="Calibri"/>
          <w:color w:val="000000"/>
          <w:kern w:val="0"/>
          <w:sz w:val="24"/>
          <w:szCs w:val="24"/>
        </w:rPr>
        <w:t xml:space="preserve"> calculate the </w:t>
      </w:r>
      <w:r>
        <w:rPr>
          <w:rFonts w:ascii="Calibri" w:eastAsia="Times New Roman" w:hAnsi="Calibri" w:cs="Calibri"/>
          <w:color w:val="FF0000"/>
          <w:kern w:val="0"/>
          <w:sz w:val="24"/>
          <w:szCs w:val="24"/>
        </w:rPr>
        <w:t>mean</w:t>
      </w:r>
      <w:r>
        <w:rPr>
          <w:rFonts w:ascii="Calibri" w:eastAsia="Times New Roman" w:hAnsi="Calibri" w:cs="Calibri"/>
          <w:color w:val="000000"/>
          <w:kern w:val="0"/>
          <w:sz w:val="24"/>
          <w:szCs w:val="24"/>
        </w:rPr>
        <w:t xml:space="preserve"> cosine and sine values of </w:t>
      </w:r>
      <w:r>
        <w:rPr>
          <w:rFonts w:ascii="Calibri" w:eastAsia="Times New Roman" w:hAnsi="Calibri" w:cs="Calibri"/>
          <w:color w:val="FF0000"/>
          <w:kern w:val="0"/>
          <w:sz w:val="24"/>
          <w:szCs w:val="24"/>
        </w:rPr>
        <w:t>the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doubled</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angles</w:t>
      </w:r>
      <w:r>
        <w:rPr>
          <w:rFonts w:ascii="Calibri" w:eastAsia="Times New Roman" w:hAnsi="Calibri" w:cs="Calibri"/>
          <w:color w:val="000000"/>
          <w:kern w:val="0"/>
          <w:sz w:val="24"/>
          <w:szCs w:val="24"/>
        </w:rPr>
        <w:t xml:space="preserve"> in the </w:t>
      </w:r>
      <w:r>
        <w:rPr>
          <w:rFonts w:ascii="Calibri" w:eastAsia="Times New Roman" w:hAnsi="Calibri" w:cs="Calibri"/>
          <w:color w:val="FF0000"/>
          <w:kern w:val="0"/>
          <w:sz w:val="24"/>
          <w:szCs w:val="24"/>
        </w:rPr>
        <w:t>selected</w:t>
      </w:r>
      <w:r>
        <w:rPr>
          <w:rFonts w:ascii="Calibri" w:eastAsia="Times New Roman" w:hAnsi="Calibri" w:cs="Calibri"/>
          <w:color w:val="000000"/>
          <w:kern w:val="0"/>
          <w:sz w:val="24"/>
          <w:szCs w:val="24"/>
        </w:rPr>
        <w:t xml:space="preserve"> region to achieve stable </w:t>
      </w:r>
      <w:r>
        <w:rPr>
          <w:rFonts w:ascii="Calibri" w:eastAsia="Times New Roman" w:hAnsi="Calibri" w:cs="Calibri"/>
          <w:color w:val="FF0000"/>
          <w:kern w:val="0"/>
          <w:sz w:val="24"/>
          <w:szCs w:val="24"/>
        </w:rPr>
        <w:t>angular</w:t>
      </w:r>
      <w:r>
        <w:rPr>
          <w:rFonts w:ascii="Calibri" w:eastAsia="Times New Roman" w:hAnsi="Calibri" w:cs="Calibri"/>
          <w:color w:val="000000"/>
          <w:kern w:val="0"/>
          <w:sz w:val="24"/>
          <w:szCs w:val="24"/>
        </w:rPr>
        <w:t xml:space="preserve"> averaging</w:t>
      </w:r>
      <w:r>
        <w:rPr>
          <w:rFonts w:ascii="Calibri" w:eastAsia="Times New Roman" w:hAnsi="Calibri" w:cs="Calibri"/>
          <w:color w:val="FF0000"/>
          <w:kern w:val="0"/>
          <w:sz w:val="24"/>
          <w:szCs w:val="24"/>
        </w:rPr>
        <w:t>:</w:t>
      </w:r>
    </w:p>
    <w:p w14:paraId="2E744888" w14:textId="77777777" w:rsidR="00CF7B97" w:rsidRDefault="00000000">
      <w:pPr>
        <w:widowControl/>
        <w:jc w:val="left"/>
        <w:rPr>
          <w:rFonts w:ascii="Calibri" w:eastAsia="Times New Roman" w:hAnsi="Calibri" w:cs="Calibri"/>
          <w:i/>
          <w:kern w:val="0"/>
          <w:sz w:val="24"/>
          <w:szCs w:val="24"/>
        </w:rPr>
      </w:pPr>
      <m:oMathPara>
        <m:oMath>
          <m:r>
            <w:rPr>
              <w:rFonts w:ascii="Cambria Math" w:eastAsia="Times New Roman" w:hAnsi="Cambria Math" w:cs="Calibri"/>
              <w:kern w:val="0"/>
              <w:sz w:val="24"/>
              <w:szCs w:val="24"/>
            </w:rPr>
            <m:t>cos</m:t>
          </m:r>
          <m:r>
            <m:rPr>
              <m:sty m:val="p"/>
            </m:rPr>
            <w:rPr>
              <w:rFonts w:ascii="Cambria Math" w:eastAsia="Times New Roman" w:hAnsi="Cambria Math" w:cs="Calibri"/>
              <w:kern w:val="0"/>
              <w:sz w:val="24"/>
              <w:szCs w:val="24"/>
            </w:rPr>
            <m:t>ᾱ=</m:t>
          </m:r>
          <m:f>
            <m:fPr>
              <m:ctrlPr>
                <w:rPr>
                  <w:rFonts w:ascii="Cambria Math" w:eastAsia="Times New Roman" w:hAnsi="Cambria Math" w:cs="Calibri"/>
                  <w:i/>
                  <w:kern w:val="0"/>
                  <w:sz w:val="24"/>
                  <w:szCs w:val="24"/>
                </w:rPr>
              </m:ctrlPr>
            </m:fPr>
            <m:num>
              <m:r>
                <w:rPr>
                  <w:rFonts w:ascii="Cambria Math" w:eastAsia="Times New Roman" w:hAnsi="Cambria Math" w:cs="Calibri"/>
                  <w:kern w:val="0"/>
                  <w:sz w:val="24"/>
                  <w:szCs w:val="24"/>
                </w:rPr>
                <m:t>1</m:t>
              </m:r>
            </m:num>
            <m:den>
              <m:r>
                <w:rPr>
                  <w:rFonts w:ascii="Cambria Math" w:eastAsia="Times New Roman" w:hAnsi="Cambria Math" w:cs="Calibri"/>
                  <w:kern w:val="0"/>
                  <w:sz w:val="24"/>
                  <w:szCs w:val="24"/>
                </w:rPr>
                <m:t>N</m:t>
              </m:r>
            </m:den>
          </m:f>
          <m:nary>
            <m:naryPr>
              <m:chr m:val="∑"/>
              <m:limLoc m:val="subSup"/>
              <m:ctrlPr>
                <w:rPr>
                  <w:rFonts w:ascii="Cambria Math" w:eastAsia="Times New Roman" w:hAnsi="Cambria Math" w:cs="Calibri"/>
                  <w:i/>
                  <w:kern w:val="0"/>
                  <w:sz w:val="24"/>
                  <w:szCs w:val="24"/>
                </w:rPr>
              </m:ctrlPr>
            </m:naryPr>
            <m:sub>
              <m:r>
                <w:rPr>
                  <w:rFonts w:ascii="Cambria Math" w:eastAsia="Times New Roman" w:hAnsi="Cambria Math" w:cs="Calibri"/>
                  <w:kern w:val="0"/>
                  <w:sz w:val="24"/>
                  <w:szCs w:val="24"/>
                </w:rPr>
                <m:t>k=1</m:t>
              </m:r>
            </m:sub>
            <m:sup>
              <m:r>
                <w:rPr>
                  <w:rFonts w:ascii="Cambria Math" w:eastAsia="Times New Roman" w:hAnsi="Cambria Math" w:cs="Calibri"/>
                  <w:kern w:val="0"/>
                  <w:sz w:val="24"/>
                  <w:szCs w:val="24"/>
                </w:rPr>
                <m:t>N</m:t>
              </m:r>
            </m:sup>
            <m:e>
              <m:r>
                <m:rPr>
                  <m:sty m:val="p"/>
                </m:rPr>
                <w:rPr>
                  <w:rFonts w:ascii="Cambria Math" w:eastAsia="Times New Roman" w:hAnsi="Cambria Math" w:cs="Calibri"/>
                  <w:kern w:val="0"/>
                  <w:sz w:val="24"/>
                  <w:szCs w:val="24"/>
                </w:rPr>
                <m:t>cos⁡</m:t>
              </m:r>
              <m:r>
                <w:rPr>
                  <w:rFonts w:ascii="Cambria Math" w:eastAsia="Times New Roman" w:hAnsi="Cambria Math" w:cs="Calibri"/>
                  <w:kern w:val="0"/>
                  <w:sz w:val="24"/>
                  <w:szCs w:val="24"/>
                </w:rPr>
                <m:t>(</m:t>
              </m:r>
              <m:sSub>
                <m:sSubPr>
                  <m:ctrlPr>
                    <w:rPr>
                      <w:rFonts w:ascii="Cambria Math" w:eastAsia="宋体" w:hAnsi="Cambria Math" w:cs="Calibri"/>
                      <w:i/>
                      <w:kern w:val="0"/>
                      <w:sz w:val="24"/>
                      <w:szCs w:val="24"/>
                    </w:rPr>
                  </m:ctrlPr>
                </m:sSubPr>
                <m:e>
                  <m:r>
                    <w:rPr>
                      <w:rFonts w:ascii="Cambria Math" w:eastAsia="宋体" w:hAnsi="Cambria Math" w:cs="Calibri"/>
                      <w:kern w:val="0"/>
                      <w:sz w:val="24"/>
                      <w:szCs w:val="24"/>
                    </w:rPr>
                    <m:t>α</m:t>
                  </m:r>
                </m:e>
                <m:sub>
                  <m:r>
                    <w:rPr>
                      <w:rFonts w:ascii="Cambria Math" w:eastAsia="宋体" w:hAnsi="Cambria Math" w:cs="Calibri"/>
                      <w:kern w:val="0"/>
                      <w:sz w:val="24"/>
                      <w:szCs w:val="24"/>
                    </w:rPr>
                    <m:t>k</m:t>
                  </m:r>
                </m:sub>
              </m:sSub>
              <m:r>
                <w:rPr>
                  <w:rFonts w:ascii="Cambria Math" w:eastAsia="Times New Roman" w:hAnsi="Cambria Math" w:cs="Calibri"/>
                  <w:kern w:val="0"/>
                  <w:sz w:val="24"/>
                  <w:szCs w:val="24"/>
                </w:rPr>
                <m:t>)</m:t>
              </m:r>
            </m:e>
          </m:nary>
        </m:oMath>
      </m:oMathPara>
    </w:p>
    <w:p w14:paraId="3C808C75" w14:textId="77777777" w:rsidR="00CF7B97" w:rsidRDefault="00000000">
      <w:pPr>
        <w:widowControl/>
        <w:jc w:val="right"/>
        <w:rPr>
          <w:rFonts w:ascii="Calibri" w:eastAsia="Times New Roman" w:hAnsi="Calibri" w:cs="Calibri"/>
          <w:i/>
          <w:kern w:val="0"/>
          <w:sz w:val="24"/>
          <w:szCs w:val="24"/>
        </w:rPr>
      </w:pPr>
      <w:r>
        <w:rPr>
          <w:rFonts w:ascii="Cambria Math" w:eastAsia="Times New Roman" w:hAnsi="Cambria Math" w:cs="Calibri"/>
          <w:color w:val="FF0000"/>
          <w:kern w:val="0"/>
          <w:sz w:val="22"/>
          <w:szCs w:val="24"/>
        </w:rPr>
        <w:t>C = (1/N)Σ_k cos(φ_k),  Q = (1/N)Σ_k sin(φ_k).                    (23)</w:t>
      </w:r>
    </w:p>
    <w:p w14:paraId="3546DD73" w14:textId="77777777" w:rsidR="00CF7B97" w:rsidRDefault="00000000">
      <w:pPr>
        <w:widowControl/>
        <w:jc w:val="left"/>
        <w:rPr>
          <w:rFonts w:ascii="Calibri" w:eastAsia="Times New Roman" w:hAnsi="Calibri" w:cs="Calibri"/>
          <w:kern w:val="0"/>
          <w:sz w:val="24"/>
          <w:szCs w:val="24"/>
        </w:rPr>
      </w:pPr>
      <w:r>
        <w:rPr>
          <w:rFonts w:ascii="Calibri" w:eastAsia="Times New Roman" w:hAnsi="Calibri" w:cs="Calibri"/>
          <w:color w:val="000000"/>
          <w:kern w:val="0"/>
          <w:sz w:val="24"/>
          <w:szCs w:val="24"/>
        </w:rPr>
        <w:t xml:space="preserve">where N is the total number of valid </w:t>
      </w:r>
      <w:r>
        <w:rPr>
          <w:rFonts w:ascii="Calibri" w:eastAsia="Times New Roman" w:hAnsi="Calibri" w:cs="Calibri"/>
          <w:color w:val="FF0000"/>
          <w:kern w:val="0"/>
          <w:sz w:val="24"/>
          <w:szCs w:val="24"/>
        </w:rPr>
        <w:t>orientation estimates</w:t>
      </w:r>
      <w:r>
        <w:rPr>
          <w:rFonts w:ascii="Calibri" w:eastAsia="Times New Roman" w:hAnsi="Calibri" w:cs="Calibri"/>
          <w:color w:val="000000"/>
          <w:kern w:val="0"/>
          <w:sz w:val="24"/>
          <w:szCs w:val="24"/>
        </w:rPr>
        <w:t xml:space="preserve"> in the </w:t>
      </w:r>
      <w:r>
        <w:rPr>
          <w:rFonts w:ascii="Calibri" w:eastAsia="Times New Roman" w:hAnsi="Calibri" w:cs="Calibri"/>
          <w:color w:val="FF0000"/>
          <w:kern w:val="0"/>
          <w:sz w:val="24"/>
          <w:szCs w:val="24"/>
        </w:rPr>
        <w:t>selected</w:t>
      </w:r>
      <w:r>
        <w:rPr>
          <w:rFonts w:ascii="Calibri" w:eastAsia="Times New Roman" w:hAnsi="Calibri" w:cs="Calibri"/>
          <w:color w:val="000000"/>
          <w:kern w:val="0"/>
          <w:sz w:val="24"/>
          <w:szCs w:val="24"/>
        </w:rPr>
        <w:t xml:space="preserve"> region. </w:t>
      </w:r>
      <w:r>
        <w:rPr>
          <w:rFonts w:ascii="Calibri" w:eastAsia="Times New Roman" w:hAnsi="Calibri" w:cs="Calibri"/>
          <w:color w:val="FF0000"/>
          <w:kern w:val="0"/>
          <w:sz w:val="24"/>
          <w:szCs w:val="24"/>
        </w:rPr>
        <w:t>The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undirected</w:t>
      </w:r>
      <w:r>
        <w:rPr>
          <w:rFonts w:ascii="Calibri" w:eastAsia="Times New Roman" w:hAnsi="Calibri" w:cs="Calibri"/>
          <w:color w:val="000000"/>
          <w:kern w:val="0"/>
          <w:sz w:val="24"/>
          <w:szCs w:val="24"/>
        </w:rPr>
        <w:t xml:space="preserve"> regional </w:t>
      </w:r>
      <w:r>
        <w:rPr>
          <w:rFonts w:ascii="Calibri" w:eastAsia="Times New Roman" w:hAnsi="Calibri" w:cs="Calibri"/>
          <w:color w:val="FF0000"/>
          <w:kern w:val="0"/>
          <w:sz w:val="24"/>
          <w:szCs w:val="24"/>
        </w:rPr>
        <w:t>texture-axis</w:t>
      </w:r>
      <w:r>
        <w:rPr>
          <w:rFonts w:ascii="Calibri" w:eastAsia="Times New Roman" w:hAnsi="Calibri" w:cs="Calibri"/>
          <w:color w:val="000000"/>
          <w:kern w:val="0"/>
          <w:sz w:val="24"/>
          <w:szCs w:val="24"/>
        </w:rPr>
        <w:t xml:space="preserve"> angle </w:t>
      </w:r>
      <w:r>
        <w:rPr>
          <w:rFonts w:ascii="Calibri" w:eastAsia="Times New Roman" w:hAnsi="Calibri" w:cs="Calibri"/>
          <w:color w:val="FF0000"/>
          <w:kern w:val="0"/>
          <w:sz w:val="24"/>
          <w:szCs w:val="24"/>
        </w:rPr>
        <w:t>is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recovered</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as</w:t>
      </w:r>
    </w:p>
    <w:p w14:paraId="2461A1C1" w14:textId="77777777" w:rsidR="00CF7B97" w:rsidRDefault="00000000">
      <w:pPr>
        <w:widowControl/>
        <w:jc w:val="right"/>
        <w:rPr>
          <w:rFonts w:ascii="Calibri" w:eastAsia="Times New Roman" w:hAnsi="Calibri" w:cs="Calibri"/>
          <w:i/>
          <w:kern w:val="0"/>
          <w:sz w:val="24"/>
          <w:szCs w:val="24"/>
        </w:rPr>
      </w:pPr>
      <w:r>
        <w:rPr>
          <w:rFonts w:ascii="Cambria Math" w:eastAsia="Times New Roman" w:hAnsi="Cambria Math" w:cs="Calibri"/>
          <w:color w:val="FF0000"/>
          <w:kern w:val="0"/>
          <w:sz w:val="22"/>
          <w:szCs w:val="24"/>
        </w:rPr>
        <w:t>θ_axis = [0.5 atan2(Q, C)] mod π.                                    (24)</w:t>
      </w:r>
    </w:p>
    <w:p w14:paraId="7424C8C4" w14:textId="77777777" w:rsidR="00CF7B97" w:rsidRDefault="00000000">
      <w:pPr>
        <w:widowControl/>
        <w:jc w:val="left"/>
        <w:rPr>
          <w:rFonts w:ascii="Calibri" w:eastAsia="Times New Roman" w:hAnsi="Calibri" w:cs="Calibri"/>
          <w:kern w:val="0"/>
          <w:sz w:val="24"/>
          <w:szCs w:val="24"/>
        </w:rPr>
      </w:pPr>
      <w:commentRangeStart w:id="118"/>
      <w:r>
        <w:rPr>
          <w:rFonts w:ascii="Calibri" w:eastAsia="Times New Roman" w:hAnsi="Calibri" w:cs="Calibri"/>
          <w:color w:val="FF0000"/>
          <w:kern w:val="0"/>
          <w:sz w:val="24"/>
          <w:szCs w:val="24"/>
        </w:rPr>
        <w:lastRenderedPageBreak/>
        <w:t>Because θ_axis and θ_axis + π represent the same texture axis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texture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alone does not identify a unique propagation direction. The arrow origin is selected as the highest-severity point within R_i that also lies in a 10-pixel inner band adjacent</w:t>
      </w:r>
      <w:r>
        <w:rPr>
          <w:rFonts w:ascii="Calibri" w:eastAsia="Times New Roman" w:hAnsi="Calibri" w:cs="Calibri"/>
          <w:color w:val="000000"/>
          <w:kern w:val="0"/>
          <w:sz w:val="24"/>
          <w:szCs w:val="24"/>
        </w:rPr>
        <w:t xml:space="preserve"> to the </w:t>
      </w:r>
      <w:r>
        <w:rPr>
          <w:rFonts w:ascii="Calibri" w:eastAsia="Times New Roman" w:hAnsi="Calibri" w:cs="Calibri"/>
          <w:color w:val="FF0000"/>
          <w:kern w:val="0"/>
          <w:sz w:val="24"/>
          <w:szCs w:val="24"/>
        </w:rPr>
        <w:t xml:space="preserve">outer boundary of the </w:t>
      </w:r>
      <w:r>
        <w:rPr>
          <w:rFonts w:ascii="Calibri" w:eastAsia="Times New Roman" w:hAnsi="Calibri" w:cs="Calibri"/>
          <w:color w:val="000000"/>
          <w:kern w:val="0"/>
          <w:sz w:val="24"/>
          <w:szCs w:val="24"/>
        </w:rPr>
        <w:t xml:space="preserve">valid </w:t>
      </w:r>
      <w:r>
        <w:rPr>
          <w:rFonts w:ascii="Calibri" w:eastAsia="Times New Roman" w:hAnsi="Calibri" w:cs="Calibri"/>
          <w:color w:val="FF0000"/>
          <w:kern w:val="0"/>
          <w:sz w:val="24"/>
          <w:szCs w:val="24"/>
        </w:rPr>
        <w:t>analysis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mask;</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if</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this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intersection is empty, the highest-severity point within R_i is used</w:t>
      </w:r>
      <w:r>
        <w:rPr>
          <w:rFonts w:ascii="Calibri" w:eastAsia="Times New Roman" w:hAnsi="Calibri" w:cs="Calibri"/>
          <w:color w:val="000000"/>
          <w:kern w:val="0"/>
          <w:sz w:val="24"/>
          <w:szCs w:val="24"/>
        </w:rPr>
        <w:t xml:space="preserve">. The </w:t>
      </w:r>
      <w:r>
        <w:rPr>
          <w:rFonts w:ascii="Calibri" w:eastAsia="Times New Roman" w:hAnsi="Calibri" w:cs="Calibri"/>
          <w:color w:val="FF0000"/>
          <w:kern w:val="0"/>
          <w:sz w:val="24"/>
          <w:szCs w:val="24"/>
        </w:rPr>
        <w:t>implementation</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then</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uses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outward</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vector from the keloid-body center to the arrow origin to select between the two opposite directions</w:t>
      </w:r>
      <w:r>
        <w:rPr>
          <w:rFonts w:ascii="Calibri" w:eastAsia="Times New Roman" w:hAnsi="Calibri" w:cs="Calibri"/>
          <w:color w:val="000000"/>
          <w:kern w:val="0"/>
          <w:sz w:val="24"/>
          <w:szCs w:val="24"/>
        </w:rPr>
        <w:t xml:space="preserve"> of the texture </w:t>
      </w:r>
      <w:r>
        <w:rPr>
          <w:rFonts w:ascii="Calibri" w:eastAsia="Times New Roman" w:hAnsi="Calibri" w:cs="Calibri"/>
          <w:color w:val="FF0000"/>
          <w:kern w:val="0"/>
          <w:sz w:val="24"/>
          <w:szCs w:val="24"/>
        </w:rPr>
        <w:t>axis</w:t>
      </w:r>
      <w:r>
        <w:rPr>
          <w:rFonts w:ascii="Calibri" w:eastAsia="Times New Roman" w:hAnsi="Calibri" w:cs="Calibri"/>
          <w:color w:val="000000"/>
          <w:kern w:val="0"/>
          <w:sz w:val="24"/>
          <w:szCs w:val="24"/>
        </w:rPr>
        <w:t>:</w:t>
      </w:r>
      <w:commentRangeEnd w:id="118"/>
      <w:r>
        <w:rPr>
          <w:rStyle w:val="a3"/>
          <w:rFonts w:ascii="Calibri" w:eastAsia="Times New Roman" w:hAnsi="Calibri" w:cs="Calibri"/>
          <w:kern w:val="0"/>
          <w:sz w:val="24"/>
          <w:szCs w:val="24"/>
        </w:rPr>
        <w:commentReference w:id="118"/>
      </w:r>
    </w:p>
    <w:p w14:paraId="5D77F7AB" w14:textId="77777777" w:rsidR="00CF7B97" w:rsidRDefault="00000000">
      <w:pPr>
        <w:widowControl/>
        <w:jc w:val="right"/>
        <w:rPr>
          <w:rFonts w:ascii="Calibri" w:eastAsia="Times New Roman" w:hAnsi="Calibri" w:cs="Calibri"/>
          <w:kern w:val="0"/>
          <w:sz w:val="24"/>
          <w:szCs w:val="24"/>
        </w:rPr>
      </w:pPr>
      <w:r>
        <w:rPr>
          <w:rFonts w:ascii="Cambria Math" w:eastAsia="Times New Roman" w:hAnsi="Cambria Math" w:cs="Calibri"/>
          <w:color w:val="FF0000"/>
          <w:kern w:val="0"/>
          <w:sz w:val="22"/>
          <w:szCs w:val="24"/>
        </w:rPr>
        <w:t>θ_arrow = θ_axis if u_axis · u_out ≥ 0; otherwise θ_axis + π.                    (25)</w:t>
      </w:r>
    </w:p>
    <w:p w14:paraId="628583EC" w14:textId="77777777" w:rsidR="00CF7B97" w:rsidRDefault="00000000">
      <w:pPr>
        <w:ind w:firstLine="420"/>
        <w:rPr>
          <w:rFonts w:ascii="Calibri" w:hAnsi="Calibri" w:cs="Calibri"/>
          <w:color w:val="000000" w:themeColor="text1"/>
          <w:sz w:val="24"/>
          <w:szCs w:val="24"/>
        </w:rPr>
      </w:pPr>
      <w:commentRangeStart w:id="119"/>
      <w:r>
        <w:rPr>
          <w:rFonts w:ascii="Calibri" w:eastAsia="Times New Roman" w:hAnsi="Calibri" w:cs="Calibri"/>
          <w:color w:val="000000"/>
          <w:kern w:val="0"/>
          <w:sz w:val="24"/>
          <w:szCs w:val="24"/>
        </w:rPr>
        <w:t xml:space="preserve">By calculating the averaged orientation for every screened </w:t>
      </w:r>
      <w:r>
        <w:rPr>
          <w:rFonts w:ascii="Calibri" w:eastAsia="Times New Roman" w:hAnsi="Calibri" w:cs="Calibri"/>
          <w:color w:val="FF0000"/>
          <w:kern w:val="0"/>
          <w:sz w:val="24"/>
          <w:szCs w:val="24"/>
        </w:rPr>
        <w:t>high-risk</w:t>
      </w:r>
      <w:r>
        <w:rPr>
          <w:rFonts w:ascii="Calibri" w:eastAsia="Times New Roman" w:hAnsi="Calibri" w:cs="Calibri"/>
          <w:color w:val="000000"/>
          <w:kern w:val="0"/>
          <w:sz w:val="24"/>
          <w:szCs w:val="24"/>
        </w:rPr>
        <w:t xml:space="preserve"> region</w:t>
      </w:r>
      <w:r>
        <w:rPr>
          <w:rFonts w:ascii="Calibri" w:eastAsia="Times New Roman" w:hAnsi="Calibri" w:cs="Calibri"/>
          <w:color w:val="FF0000"/>
          <w:kern w:val="0"/>
          <w:sz w:val="24"/>
          <w:szCs w:val="24"/>
        </w:rPr>
        <w:t xml:space="preserve"> and orienting the undirected texture axis using the outward spatial prior</w:t>
      </w:r>
      <w:r>
        <w:rPr>
          <w:rFonts w:ascii="Calibri" w:eastAsia="Times New Roman" w:hAnsi="Calibri" w:cs="Calibri"/>
          <w:color w:val="000000"/>
          <w:kern w:val="0"/>
          <w:sz w:val="24"/>
          <w:szCs w:val="24"/>
        </w:rPr>
        <w:t>, we generate the complete direction map</w:t>
      </w:r>
      <w:r>
        <w:rPr>
          <w:rFonts w:ascii="Calibri" w:eastAsia="Times New Roman" w:hAnsi="Calibri" w:cs="Calibri"/>
          <w:color w:val="FF0000"/>
          <w:kern w:val="0"/>
          <w:sz w:val="24"/>
          <w:szCs w:val="24"/>
        </w:rPr>
        <w:t>.</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arrows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should therefore be interpreted as outward-oriented candidate invasion directions obtained from</w:t>
      </w:r>
      <w:r>
        <w:rPr>
          <w:rFonts w:ascii="Calibri" w:eastAsia="Times New Roman" w:hAnsi="Calibri" w:cs="Calibri"/>
          <w:color w:val="000000"/>
          <w:kern w:val="0"/>
          <w:sz w:val="24"/>
          <w:szCs w:val="24"/>
        </w:rPr>
        <w:t xml:space="preserve"> the </w:t>
      </w:r>
      <w:r>
        <w:rPr>
          <w:rFonts w:ascii="Calibri" w:eastAsia="Times New Roman" w:hAnsi="Calibri" w:cs="Calibri"/>
          <w:color w:val="FF0000"/>
          <w:kern w:val="0"/>
          <w:sz w:val="24"/>
          <w:szCs w:val="24"/>
        </w:rPr>
        <w:t>texture</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axis</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together with the relative position</w:t>
      </w:r>
      <w:r>
        <w:rPr>
          <w:rFonts w:ascii="Calibri" w:eastAsia="Times New Roman" w:hAnsi="Calibri" w:cs="Calibri"/>
          <w:color w:val="000000"/>
          <w:kern w:val="0"/>
          <w:sz w:val="24"/>
          <w:szCs w:val="24"/>
        </w:rPr>
        <w:t xml:space="preserve"> of </w:t>
      </w:r>
      <w:r>
        <w:rPr>
          <w:rFonts w:ascii="Calibri" w:eastAsia="Times New Roman" w:hAnsi="Calibri" w:cs="Calibri"/>
          <w:color w:val="FF0000"/>
          <w:kern w:val="0"/>
          <w:sz w:val="24"/>
          <w:szCs w:val="24"/>
        </w:rPr>
        <w:t xml:space="preserve">the </w:t>
      </w:r>
      <w:r>
        <w:rPr>
          <w:rFonts w:ascii="Calibri" w:eastAsia="Times New Roman" w:hAnsi="Calibri" w:cs="Calibri"/>
          <w:color w:val="000000"/>
          <w:kern w:val="0"/>
          <w:sz w:val="24"/>
          <w:szCs w:val="24"/>
        </w:rPr>
        <w:t xml:space="preserve">keloid </w:t>
      </w:r>
      <w:r>
        <w:rPr>
          <w:rFonts w:ascii="Calibri" w:eastAsia="Times New Roman" w:hAnsi="Calibri" w:cs="Calibri"/>
          <w:color w:val="FF0000"/>
          <w:kern w:val="0"/>
          <w:sz w:val="24"/>
          <w:szCs w:val="24"/>
        </w:rPr>
        <w:t>body,</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rather</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than</w:t>
      </w:r>
      <w:r>
        <w:rPr>
          <w:rFonts w:ascii="Calibri" w:eastAsia="Times New Roman" w:hAnsi="Calibri" w:cs="Calibri"/>
          <w:color w:val="000000"/>
          <w:kern w:val="0"/>
          <w:sz w:val="24"/>
          <w:szCs w:val="24"/>
        </w:rPr>
        <w:t xml:space="preserve"> </w:t>
      </w:r>
      <w:r>
        <w:rPr>
          <w:rFonts w:ascii="Calibri" w:eastAsia="Times New Roman" w:hAnsi="Calibri" w:cs="Calibri"/>
          <w:color w:val="FF0000"/>
          <w:kern w:val="0"/>
          <w:sz w:val="24"/>
          <w:szCs w:val="24"/>
        </w:rPr>
        <w:t>as unique directions inferred from texture alone. Arrow length is scaled according to the image short side, and arrow thickness is determined jointly by regional texture density and orientation consistency. Longitudinal follow-up is required to verify agreement between these candidate directions and subsequent</w:t>
      </w:r>
      <w:r>
        <w:rPr>
          <w:rFonts w:ascii="Calibri" w:eastAsia="Times New Roman" w:hAnsi="Calibri" w:cs="Calibri"/>
          <w:color w:val="000000"/>
          <w:kern w:val="0"/>
          <w:sz w:val="24"/>
          <w:szCs w:val="24"/>
        </w:rPr>
        <w:t xml:space="preserve"> lesion </w:t>
      </w:r>
      <w:r>
        <w:rPr>
          <w:rFonts w:ascii="Calibri" w:eastAsia="Times New Roman" w:hAnsi="Calibri" w:cs="Calibri"/>
          <w:color w:val="FF0000"/>
          <w:kern w:val="0"/>
          <w:sz w:val="24"/>
          <w:szCs w:val="24"/>
        </w:rPr>
        <w:t>growth</w:t>
      </w:r>
      <w:r>
        <w:rPr>
          <w:rFonts w:ascii="Calibri" w:eastAsia="Times New Roman" w:hAnsi="Calibri" w:cs="Calibri"/>
          <w:color w:val="000000"/>
          <w:kern w:val="0"/>
          <w:sz w:val="24"/>
          <w:szCs w:val="24"/>
        </w:rPr>
        <w:t>.</w:t>
      </w:r>
      <w:commentRangeEnd w:id="119"/>
      <w:r>
        <w:rPr>
          <w:rStyle w:val="a3"/>
          <w:rFonts w:ascii="Calibri" w:hAnsi="Calibri" w:cs="Calibri"/>
          <w:color w:val="000000" w:themeColor="text1"/>
          <w:sz w:val="24"/>
          <w:szCs w:val="24"/>
        </w:rPr>
        <w:commentReference w:id="119"/>
      </w:r>
    </w:p>
    <w:p w14:paraId="0EA093C8" w14:textId="77777777" w:rsidR="00CF7B97" w:rsidRDefault="00CF7B97">
      <w:pPr>
        <w:ind w:firstLine="420"/>
        <w:rPr>
          <w:rFonts w:ascii="Calibri" w:hAnsi="Calibri" w:cs="Calibri"/>
          <w:color w:val="000000" w:themeColor="text1"/>
          <w:sz w:val="24"/>
          <w:szCs w:val="24"/>
        </w:rPr>
      </w:pPr>
    </w:p>
    <w:p w14:paraId="36FE0697" w14:textId="77777777" w:rsidR="00CF7B97" w:rsidRDefault="00CF7B97">
      <w:pPr>
        <w:ind w:firstLine="420"/>
        <w:rPr>
          <w:rFonts w:ascii="Calibri" w:hAnsi="Calibri" w:cs="Calibri"/>
          <w:color w:val="000000" w:themeColor="text1"/>
          <w:sz w:val="24"/>
          <w:szCs w:val="24"/>
        </w:rPr>
      </w:pPr>
    </w:p>
    <w:p w14:paraId="256B04CD" w14:textId="77777777" w:rsidR="00CF7B97" w:rsidRDefault="00CF7B97">
      <w:pPr>
        <w:ind w:firstLine="420"/>
        <w:rPr>
          <w:ins w:id="120" w:author="fitdx" w:date="2026-05-15T15:14:00Z"/>
          <w:rFonts w:ascii="Calibri" w:hAnsi="Calibri" w:cs="Calibri"/>
          <w:color w:val="000000" w:themeColor="text1"/>
          <w:sz w:val="24"/>
          <w:szCs w:val="24"/>
        </w:rPr>
      </w:pPr>
    </w:p>
    <w:p w14:paraId="06C3BD0C" w14:textId="77777777" w:rsidR="00CF7B97" w:rsidRDefault="00CF7B97">
      <w:pPr>
        <w:ind w:firstLine="420"/>
        <w:rPr>
          <w:rFonts w:ascii="Calibri" w:hAnsi="Calibri" w:cs="Calibri"/>
          <w:color w:val="000000" w:themeColor="text1"/>
          <w:sz w:val="24"/>
          <w:szCs w:val="24"/>
        </w:rPr>
      </w:pPr>
    </w:p>
    <w:p w14:paraId="3FF17DAE" w14:textId="77777777" w:rsidR="00CF7B97" w:rsidRDefault="00000000">
      <w:pPr>
        <w:jc w:val="center"/>
        <w:rPr>
          <w:rFonts w:ascii="Calibri" w:hAnsi="Calibri" w:cs="Calibri"/>
          <w:b/>
          <w:bCs/>
          <w:sz w:val="24"/>
          <w:szCs w:val="24"/>
        </w:rPr>
      </w:pPr>
      <w:r>
        <w:rPr>
          <w:rFonts w:ascii="Calibri" w:hAnsi="Calibri" w:cs="Calibri"/>
          <w:b/>
          <w:bCs/>
          <w:sz w:val="24"/>
          <w:szCs w:val="24"/>
        </w:rPr>
        <w:t>References</w:t>
      </w:r>
    </w:p>
    <w:sectPr w:rsidR="00CF7B97">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fitdx" w:date="2026-05-18T11:10:00Z" w:initials="">
    <w:p w14:paraId="4D535AB5" w14:textId="77777777" w:rsidR="00CF7B97" w:rsidRDefault="00585A29">
      <w:pPr>
        <w:pStyle w:val="a4"/>
        <w:rPr>
          <w:rFonts w:hint="eastAsia"/>
        </w:rPr>
      </w:pPr>
      <w:r>
        <w:rPr>
          <w:rStyle w:val="a3"/>
          <w:rFonts w:hint="eastAsia"/>
        </w:rPr>
        <w:annotationRef/>
      </w:r>
      <w:r w:rsidR="00000000">
        <w:rPr>
          <w:rFonts w:hint="eastAsia"/>
        </w:rPr>
        <w:t>这句话太长</w:t>
      </w:r>
    </w:p>
  </w:comment>
  <w:comment w:id="84" w:author="a13021223238@outlook.com" w:date="2026-03-12T09:20:00Z" w:initials="">
    <w:p w14:paraId="438390DC" w14:textId="77777777" w:rsidR="00CF7B97" w:rsidRDefault="00585A29">
      <w:pPr>
        <w:pStyle w:val="a4"/>
        <w:jc w:val="left"/>
        <w:rPr>
          <w:rFonts w:hint="eastAsia"/>
        </w:rPr>
      </w:pPr>
      <w:r>
        <w:rPr>
          <w:rStyle w:val="a3"/>
          <w:rFonts w:hint="eastAsia"/>
        </w:rPr>
        <w:annotationRef/>
      </w:r>
      <w:r w:rsidR="00000000">
        <w:t>定位到early diagnosis的指标，</w:t>
      </w:r>
    </w:p>
    <w:p w14:paraId="23668106" w14:textId="77777777" w:rsidR="00CF7B97" w:rsidRDefault="00000000">
      <w:pPr>
        <w:pStyle w:val="a4"/>
        <w:jc w:val="left"/>
        <w:rPr>
          <w:rFonts w:hint="eastAsia"/>
        </w:rPr>
      </w:pPr>
      <w:r>
        <w:t>1.  就需要解释：灵敏性(早)、精确性(准)、及可重复性(对）。并需要提供对应的典型照片，也即评估结束后，再观察发现确实就是这么长的。</w:t>
      </w:r>
    </w:p>
    <w:p w14:paraId="7DAA3A48" w14:textId="77777777" w:rsidR="00CF7B97" w:rsidRDefault="00000000">
      <w:pPr>
        <w:pStyle w:val="a4"/>
        <w:jc w:val="left"/>
        <w:rPr>
          <w:rFonts w:hint="eastAsia"/>
        </w:rPr>
      </w:pPr>
      <w:r>
        <w:t>2. 同时，解释中不能有伦理问题，比如，观察这么长时间期间如何治疗的？</w:t>
      </w:r>
    </w:p>
    <w:p w14:paraId="669DC844" w14:textId="77777777" w:rsidR="00CF7B97" w:rsidRDefault="00000000">
      <w:pPr>
        <w:pStyle w:val="a4"/>
        <w:jc w:val="left"/>
        <w:rPr>
          <w:rFonts w:hint="eastAsia"/>
        </w:rPr>
      </w:pPr>
      <w:r>
        <w:t>3.  另外，这三性解释之间不能自相矛盾，更不能有纰漏。</w:t>
      </w:r>
    </w:p>
    <w:p w14:paraId="79E0C133" w14:textId="77777777" w:rsidR="00CF7B97" w:rsidRDefault="00000000">
      <w:pPr>
        <w:pStyle w:val="a4"/>
        <w:jc w:val="left"/>
        <w:rPr>
          <w:rFonts w:hint="eastAsia"/>
        </w:rPr>
      </w:pPr>
      <w:r>
        <w:t>标黄新加的一段就是按这个要求写的。</w:t>
      </w:r>
    </w:p>
  </w:comment>
  <w:comment w:id="99" w:author="fitdx" w:date="2026-07-30T10:44:00Z" w:initials="">
    <w:p w14:paraId="7C7A164B" w14:textId="77777777" w:rsidR="00CF7B97" w:rsidRDefault="00585A29">
      <w:pPr>
        <w:pStyle w:val="a4"/>
        <w:rPr>
          <w:rFonts w:hint="eastAsia"/>
        </w:rPr>
      </w:pPr>
      <w:r>
        <w:rPr>
          <w:rStyle w:val="a3"/>
          <w:rFonts w:hint="eastAsia"/>
        </w:rPr>
        <w:annotationRef/>
      </w:r>
      <w:r w:rsidR="00000000">
        <w:rPr>
          <w:rFonts w:hint="eastAsia"/>
        </w:rPr>
        <w:t>数据来源介绍</w:t>
      </w:r>
    </w:p>
  </w:comment>
  <w:comment w:id="101" w:author="Methods Revision" w:date="2026-07-30T12:14:00Z" w:initials="">
    <w:p w14:paraId="480FA001" w14:textId="77777777" w:rsidR="00CF7B97" w:rsidRDefault="00585A29">
      <w:pPr>
        <w:rPr>
          <w:rFonts w:hint="eastAsia"/>
        </w:rPr>
      </w:pPr>
      <w:r>
        <w:rPr>
          <w:rStyle w:val="a3"/>
          <w:rFonts w:hint="eastAsia"/>
        </w:rPr>
        <w:annotationRef/>
      </w:r>
      <w:r w:rsidR="00000000">
        <w:t>新增方法学限制说明：当前严重度图在每幅图像内独立归一化，Presence Map 也使用图内百分位阈值，因此现阶段输出主要表示单幅图像内部的相对高风险分布，不能直接解释为跨患者、跨时间或跨设备可比的绝对侵袭程度。</w:t>
      </w:r>
    </w:p>
  </w:comment>
  <w:comment w:id="100" w:author="fitdx" w:date="2026-07-30T10:56:00Z" w:initials="">
    <w:p w14:paraId="62CDAD61" w14:textId="77777777" w:rsidR="00CF7B97" w:rsidRDefault="00585A29">
      <w:pPr>
        <w:ind w:firstLine="420"/>
        <w:rPr>
          <w:rFonts w:ascii="Calibri" w:hAnsi="Calibri" w:cs="Calibri"/>
          <w:color w:val="000000" w:themeColor="text1"/>
          <w:sz w:val="24"/>
          <w:szCs w:val="24"/>
        </w:rPr>
      </w:pPr>
      <w:r>
        <w:rPr>
          <w:rStyle w:val="a3"/>
          <w:rFonts w:hint="eastAsia"/>
        </w:rPr>
        <w:annotationRef/>
      </w:r>
      <w:r w:rsidR="00000000">
        <w:rPr>
          <w:rFonts w:ascii="Calibri" w:hAnsi="Calibri" w:cs="Calibri" w:hint="eastAsia"/>
          <w:color w:val="000000" w:themeColor="text1"/>
          <w:sz w:val="24"/>
          <w:szCs w:val="24"/>
        </w:rPr>
        <w:t>解释为什么分为</w:t>
      </w:r>
      <w:r w:rsidR="00000000">
        <w:rPr>
          <w:rFonts w:ascii="Calibri" w:hAnsi="Calibri" w:cs="Calibri" w:hint="eastAsia"/>
          <w:color w:val="000000" w:themeColor="text1"/>
          <w:sz w:val="24"/>
          <w:szCs w:val="24"/>
        </w:rPr>
        <w:t>seg+</w:t>
      </w:r>
      <w:r w:rsidR="00000000">
        <w:rPr>
          <w:rFonts w:ascii="Calibri" w:hAnsi="Calibri" w:cs="Calibri" w:hint="eastAsia"/>
          <w:color w:val="000000" w:themeColor="text1"/>
          <w:sz w:val="24"/>
          <w:szCs w:val="24"/>
        </w:rPr>
        <w:t>特征域分析，这两个部分，去实现</w:t>
      </w:r>
    </w:p>
    <w:p w14:paraId="03C8AB34" w14:textId="77777777" w:rsidR="00CF7B97" w:rsidRDefault="00000000">
      <w:pPr>
        <w:ind w:firstLine="420"/>
        <w:rPr>
          <w:rFonts w:ascii="Calibri" w:hAnsi="Calibri" w:cs="Calibri"/>
          <w:color w:val="000000" w:themeColor="text1"/>
          <w:sz w:val="24"/>
          <w:szCs w:val="24"/>
        </w:rPr>
      </w:pPr>
      <w:r>
        <w:rPr>
          <w:rFonts w:ascii="Calibri" w:hAnsi="Calibri" w:cs="Calibri" w:hint="eastAsia"/>
          <w:color w:val="000000" w:themeColor="text1"/>
          <w:sz w:val="24"/>
          <w:szCs w:val="24"/>
        </w:rPr>
        <w:t xml:space="preserve">why not </w:t>
      </w:r>
      <w:r>
        <w:rPr>
          <w:rFonts w:ascii="Calibri" w:hAnsi="Calibri" w:cs="Calibri" w:hint="eastAsia"/>
          <w:color w:val="000000" w:themeColor="text1"/>
          <w:sz w:val="24"/>
          <w:szCs w:val="24"/>
        </w:rPr>
        <w:t>大模型端到端实现</w:t>
      </w:r>
    </w:p>
    <w:p w14:paraId="20DE7E40" w14:textId="77777777" w:rsidR="00CF7B97" w:rsidRDefault="00000000">
      <w:pPr>
        <w:ind w:firstLine="420"/>
        <w:rPr>
          <w:rFonts w:hint="eastAsia"/>
        </w:rPr>
      </w:pPr>
      <w:r>
        <w:rPr>
          <w:rFonts w:ascii="Calibri" w:hAnsi="Calibri" w:cs="Calibri" w:hint="eastAsia"/>
          <w:color w:val="000000" w:themeColor="text1"/>
          <w:sz w:val="24"/>
          <w:szCs w:val="24"/>
        </w:rPr>
        <w:t>our</w:t>
      </w:r>
      <w:r>
        <w:rPr>
          <w:rFonts w:ascii="Calibri" w:hAnsi="Calibri" w:cs="Calibri" w:hint="eastAsia"/>
          <w:color w:val="000000" w:themeColor="text1"/>
          <w:sz w:val="24"/>
          <w:szCs w:val="24"/>
        </w:rPr>
        <w:t>策略有什么好处和优势</w:t>
      </w:r>
    </w:p>
  </w:comment>
  <w:comment w:id="102" w:author="Methods Revision" w:date="2026-07-30T12:14:00Z" w:initials="">
    <w:p w14:paraId="1A7A2394" w14:textId="77777777" w:rsidR="00CF7B97" w:rsidRDefault="00585A29">
      <w:pPr>
        <w:rPr>
          <w:rFonts w:hint="eastAsia"/>
        </w:rPr>
      </w:pPr>
      <w:r>
        <w:rPr>
          <w:rStyle w:val="a3"/>
          <w:rFonts w:hint="eastAsia"/>
        </w:rPr>
        <w:annotationRef/>
      </w:r>
      <w:r w:rsidR="00000000">
        <w:t>将图注中的 MedSAM 改为 U-Net，以与当前项目实际使用的分割模型保持一致。</w:t>
      </w:r>
    </w:p>
  </w:comment>
  <w:comment w:id="103" w:author="Methods Revision" w:date="2026-07-30T12:14:00Z" w:initials="">
    <w:p w14:paraId="5AB396BE" w14:textId="77777777" w:rsidR="00CF7B97" w:rsidRDefault="00585A29">
      <w:pPr>
        <w:rPr>
          <w:rFonts w:hint="eastAsia"/>
        </w:rPr>
      </w:pPr>
      <w:r>
        <w:rPr>
          <w:rStyle w:val="a3"/>
          <w:rFonts w:hint="eastAsia"/>
        </w:rPr>
        <w:annotationRef/>
      </w:r>
      <w:r w:rsidR="00000000">
        <w:t>替换原稿中关于 MedSAM、ViT、提示编码器和掩膜解码器的描述。当前代码实际实现的是三分类卷积 U-Net：输入为 256 × 256 RGB 图像，编码通道为 64、128、256、512、1024，使用最大池化、转置卷积和跳跃连接。</w:t>
      </w:r>
    </w:p>
  </w:comment>
  <w:comment w:id="104" w:author="Methods Revision" w:date="2026-07-30T12:14:00Z" w:initials="">
    <w:p w14:paraId="36AAD6C8" w14:textId="77777777" w:rsidR="00CF7B97" w:rsidRDefault="00585A29">
      <w:pPr>
        <w:rPr>
          <w:rFonts w:hint="eastAsia"/>
        </w:rPr>
      </w:pPr>
      <w:r>
        <w:rPr>
          <w:rStyle w:val="a3"/>
          <w:rFonts w:hint="eastAsia"/>
        </w:rPr>
        <w:annotationRef/>
      </w:r>
      <w:r w:rsidR="00000000">
        <w:t>补充当前代码中的最大训练轮数，并写明纹理分析前实际使用的潮间带掩膜后处理流程。后续分析使用的是后处理掩膜，而不是原始类别 1 预测。</w:t>
      </w:r>
    </w:p>
  </w:comment>
  <w:comment w:id="105" w:author="Methods Revision" w:date="2026-07-30T12:14:00Z" w:initials="">
    <w:p w14:paraId="52FE95BD" w14:textId="77777777" w:rsidR="00CF7B97" w:rsidRDefault="00585A29">
      <w:pPr>
        <w:rPr>
          <w:rFonts w:hint="eastAsia"/>
        </w:rPr>
      </w:pPr>
      <w:r>
        <w:rPr>
          <w:rStyle w:val="a3"/>
          <w:rFonts w:hint="eastAsia"/>
        </w:rPr>
        <w:annotationRef/>
      </w:r>
      <w:r w:rsidR="00000000">
        <w:t>将 Gabor 参数改为与当前代码一致：4 个方向、2 个波长（10 和 15 像素），共 8 个滤波器；原稿所写的 5、10、20 像素和 12 个滤波器与代码不符。</w:t>
      </w:r>
    </w:p>
  </w:comment>
  <w:comment w:id="106" w:author="Methods Revision" w:date="2026-07-30T12:14:00Z" w:initials="">
    <w:p w14:paraId="0BC360C2" w14:textId="77777777" w:rsidR="00CF7B97" w:rsidRDefault="00585A29">
      <w:pPr>
        <w:rPr>
          <w:rFonts w:hint="eastAsia"/>
        </w:rPr>
      </w:pPr>
      <w:r>
        <w:rPr>
          <w:rStyle w:val="a3"/>
          <w:rFonts w:hint="eastAsia"/>
        </w:rPr>
        <w:annotationRef/>
      </w:r>
      <w:r w:rsidR="00000000">
        <w:t>补充当前代码实际采用的 Gabor 核归一化方式。需要注意，该方式在核系数和接近 0 时可能存在数值稳定性风险；若后续改用 L1/L2 能量归一化，应同步更新本段并重新生成实验结果。</w:t>
      </w:r>
    </w:p>
  </w:comment>
  <w:comment w:id="107" w:author="Methods Revision" w:date="2026-07-30T12:14:00Z" w:initials="">
    <w:p w14:paraId="6163B7EF" w14:textId="77777777" w:rsidR="00CF7B97" w:rsidRDefault="00585A29">
      <w:pPr>
        <w:rPr>
          <w:rFonts w:hint="eastAsia"/>
        </w:rPr>
      </w:pPr>
      <w:r>
        <w:rPr>
          <w:rStyle w:val="a3"/>
          <w:rFonts w:hint="eastAsia"/>
        </w:rPr>
        <w:annotationRef/>
      </w:r>
      <w:r w:rsidR="00000000">
        <w:t>补充自适应高斯阈值的实际窗口和常数，使纹理二值化步骤可复现。</w:t>
      </w:r>
    </w:p>
  </w:comment>
  <w:comment w:id="108" w:author="Methods Revision" w:date="2026-07-30T12:14:00Z" w:initials="">
    <w:p w14:paraId="49943446" w14:textId="77777777" w:rsidR="00CF7B97" w:rsidRDefault="00585A29">
      <w:pPr>
        <w:rPr>
          <w:rFonts w:hint="eastAsia"/>
        </w:rPr>
      </w:pPr>
      <w:r>
        <w:rPr>
          <w:rStyle w:val="a3"/>
          <w:rFonts w:hint="eastAsia"/>
        </w:rPr>
        <w:annotationRef/>
      </w:r>
      <w:r w:rsidR="00000000">
        <w:t>补充当前实现中的 Canny 阈值 50/150，以及随后使用 3 × 3 核进行一次膨胀的步骤。</w:t>
      </w:r>
    </w:p>
  </w:comment>
  <w:comment w:id="109" w:author="Methods Revision" w:date="2026-07-30T12:14:00Z" w:initials="">
    <w:p w14:paraId="55A64336" w14:textId="77777777" w:rsidR="00CF7B97" w:rsidRDefault="00585A29">
      <w:pPr>
        <w:rPr>
          <w:rFonts w:hint="eastAsia"/>
        </w:rPr>
      </w:pPr>
      <w:r>
        <w:rPr>
          <w:rStyle w:val="a3"/>
          <w:rFonts w:hint="eastAsia"/>
        </w:rPr>
        <w:annotationRef/>
      </w:r>
      <w:r w:rsidR="00000000">
        <w:t>修正结构张量特征向量的物理含义：最大特征值对应方向是局部灰度变化最强方向，即线状纹理的法向；必须旋转 90° 才得到纹理线走向。所得方向仍是具有 180° 周期性的无向轴。</w:t>
      </w:r>
    </w:p>
  </w:comment>
  <w:comment w:id="110" w:author="Methods Revision" w:date="2026-07-30T12:14:00Z" w:initials="">
    <w:p w14:paraId="666D4A07" w14:textId="77777777" w:rsidR="00CF7B97" w:rsidRDefault="00585A29">
      <w:pPr>
        <w:rPr>
          <w:rFonts w:hint="eastAsia"/>
        </w:rPr>
      </w:pPr>
      <w:r>
        <w:rPr>
          <w:rStyle w:val="a3"/>
          <w:rFonts w:hint="eastAsia"/>
        </w:rPr>
        <w:annotationRef/>
      </w:r>
      <w:r w:rsidR="00000000">
        <w:t>将原稿固定 241 × 241 方形窗口、R = 120 的描述改为当前代码使用的圆形邻域。默认半径按图像短边动态缩放，并限制在 12–96 像素之间；程序也支持指定固定半径。</w:t>
      </w:r>
    </w:p>
  </w:comment>
  <w:comment w:id="111" w:author="Methods Revision" w:date="2026-07-30T12:14:00Z" w:initials="">
    <w:p w14:paraId="09BDDF77" w14:textId="77777777" w:rsidR="00CF7B97" w:rsidRDefault="00585A29">
      <w:pPr>
        <w:rPr>
          <w:rFonts w:hint="eastAsia"/>
        </w:rPr>
      </w:pPr>
      <w:r>
        <w:rPr>
          <w:rStyle w:val="a3"/>
          <w:rFonts w:hint="eastAsia"/>
        </w:rPr>
        <w:annotationRef/>
      </w:r>
      <w:r w:rsidR="00000000">
        <w:t>将严重度融合权重从原稿的 0.5/0.5 改为项目默认值 0.7/0.3，并补充 Web Demo 会先将用户输入权重归一化为和为 1。</w:t>
      </w:r>
    </w:p>
  </w:comment>
  <w:comment w:id="112" w:author="Methods Revision" w:date="2026-07-30T12:14:00Z" w:initials="">
    <w:p w14:paraId="54328171" w14:textId="77777777" w:rsidR="00CF7B97" w:rsidRDefault="00585A29">
      <w:pPr>
        <w:rPr>
          <w:rFonts w:hint="eastAsia"/>
        </w:rPr>
      </w:pPr>
      <w:r>
        <w:rPr>
          <w:rStyle w:val="a3"/>
          <w:rFonts w:hint="eastAsia"/>
        </w:rPr>
        <w:annotationRef/>
      </w:r>
      <w:r w:rsidR="00000000">
        <w:t>补充逐图 Min–Max 归一化，这是 Severity Map、Presence Map 和高风险区域筛选实际使用的分数。由于每幅图分别计算最小值和最大值，该分数只具有图内相对意义。</w:t>
      </w:r>
    </w:p>
  </w:comment>
  <w:comment w:id="113" w:author="Methods Revision" w:date="2026-07-30T12:14:00Z" w:initials="">
    <w:p w14:paraId="309CA225" w14:textId="77777777" w:rsidR="00CF7B97" w:rsidRDefault="00585A29">
      <w:pPr>
        <w:rPr>
          <w:rFonts w:hint="eastAsia"/>
        </w:rPr>
      </w:pPr>
      <w:r>
        <w:rPr>
          <w:rStyle w:val="a3"/>
          <w:rFonts w:hint="eastAsia"/>
        </w:rPr>
        <w:annotationRef/>
      </w:r>
      <w:r w:rsidR="00000000">
        <w:t>将 Presence/Worst Area 阈值改为 Web Demo 默认的第 80 百分位，即大约保留得分最高的 20% 像素；默认区域数为 2，并可在界面中调整。</w:t>
      </w:r>
    </w:p>
  </w:comment>
  <w:comment w:id="114" w:author="Methods Revision" w:date="2026-07-30T12:14:00Z" w:initials="">
    <w:p w14:paraId="040533F8" w14:textId="77777777" w:rsidR="00CF7B97" w:rsidRDefault="00585A29">
      <w:pPr>
        <w:rPr>
          <w:rFonts w:hint="eastAsia"/>
        </w:rPr>
      </w:pPr>
      <w:r>
        <w:rPr>
          <w:rStyle w:val="a3"/>
          <w:rFonts w:hint="eastAsia"/>
        </w:rPr>
        <w:annotationRef/>
      </w:r>
      <w:r w:rsidR="00000000">
        <w:t>补充候选框真实默认尺寸及动态缩放规则。代码先用最小潮间带覆盖率作为硬约束，再主要按框内有效像素的平均严重度排序，覆盖率仅作为次级排序依据。</w:t>
      </w:r>
    </w:p>
  </w:comment>
  <w:comment w:id="115" w:author="Methods Revision" w:date="2026-07-30T12:14:00Z" w:initials="">
    <w:p w14:paraId="56A7725B" w14:textId="77777777" w:rsidR="00CF7B97" w:rsidRDefault="00585A29">
      <w:pPr>
        <w:rPr>
          <w:rFonts w:hint="eastAsia"/>
        </w:rPr>
      </w:pPr>
      <w:r>
        <w:rPr>
          <w:rStyle w:val="a3"/>
          <w:rFonts w:hint="eastAsia"/>
        </w:rPr>
        <w:annotationRef/>
      </w:r>
      <w:r w:rsidR="00000000">
        <w:t>重写 Worst Area 的真实提取流程：在候选框与有效掩膜交集中选最高分种子点，只提取包含该点的单个 8 连通分量，而不是提取与整个候选框相交的全部连通区域。</w:t>
      </w:r>
    </w:p>
  </w:comment>
  <w:comment w:id="116" w:author="Methods Revision" w:date="2026-07-30T12:14:00Z" w:initials="">
    <w:p w14:paraId="70DAEEEA" w14:textId="77777777" w:rsidR="00CF7B97" w:rsidRDefault="00585A29">
      <w:pPr>
        <w:rPr>
          <w:rFonts w:hint="eastAsia"/>
        </w:rPr>
      </w:pPr>
      <w:r>
        <w:rPr>
          <w:rStyle w:val="a3"/>
          <w:rFonts w:hint="eastAsia"/>
        </w:rPr>
        <w:annotationRef/>
      </w:r>
      <w:r w:rsidR="00000000">
        <w:t>补充连通区域后处理：7 × 7 椭圆核闭运算、外轮廓提取与填充，并再次与有效潮间带掩膜相交。后续迭代通过候选框禁重叠和 forbidden-area mask 避免重复，而不是直接清零原始严重度图和分割掩膜。</w:t>
      </w:r>
    </w:p>
  </w:comment>
  <w:comment w:id="117" w:author="Methods Revision" w:date="2026-07-30T12:14:00Z" w:initials="">
    <w:p w14:paraId="1A0C6964" w14:textId="77777777" w:rsidR="00CF7B97" w:rsidRDefault="00585A29">
      <w:pPr>
        <w:rPr>
          <w:rFonts w:hint="eastAsia"/>
        </w:rPr>
      </w:pPr>
      <w:r>
        <w:rPr>
          <w:rStyle w:val="a3"/>
          <w:rFonts w:hint="eastAsia"/>
        </w:rPr>
        <w:annotationRef/>
      </w:r>
      <w:r w:rsidR="00000000">
        <w:t>区分当前代码生成的两类方向结果：整个 Worst Area 内的区域平均方向，以及箭头起点附近独立圆形邻域内的局部方向；局部方向默认半径为 40 像素。</w:t>
      </w:r>
    </w:p>
  </w:comment>
  <w:comment w:id="118" w:author="Methods Revision" w:date="2026-07-30T12:14:00Z" w:initials="">
    <w:p w14:paraId="6933E7D5" w14:textId="77777777" w:rsidR="00CF7B97" w:rsidRDefault="00585A29">
      <w:pPr>
        <w:rPr>
          <w:rFonts w:hint="eastAsia"/>
        </w:rPr>
      </w:pPr>
      <w:r>
        <w:rPr>
          <w:rStyle w:val="a3"/>
          <w:rFonts w:hint="eastAsia"/>
        </w:rPr>
        <w:annotationRef/>
      </w:r>
      <w:r w:rsidR="00000000">
        <w:t>补充箭头起点规则，并明确纹理分析只能得到无向轴。代码利用“从瘢痕主体中心指向箭头起点的向外向量”在两个相反方向中进行定向，这属于额外的空间/临床先验，并非单张纹理图像独立推断出的唯一传播方向。</w:t>
      </w:r>
    </w:p>
  </w:comment>
  <w:comment w:id="119" w:author="Methods Revision" w:date="2026-07-30T12:14:00Z" w:initials="">
    <w:p w14:paraId="0751D3AA" w14:textId="77777777" w:rsidR="00CF7B97" w:rsidRDefault="00585A29">
      <w:pPr>
        <w:rPr>
          <w:rFonts w:hint="eastAsia"/>
        </w:rPr>
      </w:pPr>
      <w:r>
        <w:rPr>
          <w:rStyle w:val="a3"/>
          <w:rFonts w:hint="eastAsia"/>
        </w:rPr>
        <w:annotationRef/>
      </w:r>
      <w:r w:rsidR="00000000">
        <w:t>限制结论表述：方向箭头应解释为由纹理轴和向外空间先验共同得到的候选侵袭方向。还需通过纵向随访验证其与后续真实生长方向的一致性。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535AB5" w15:done="0"/>
  <w15:commentEx w15:paraId="79E0C133" w15:done="0"/>
  <w15:commentEx w15:paraId="7C7A164B" w15:done="0"/>
  <w15:commentEx w15:paraId="480FA001" w15:done="0"/>
  <w15:commentEx w15:paraId="20DE7E40" w15:done="0"/>
  <w15:commentEx w15:paraId="1A7A2394" w15:done="0"/>
  <w15:commentEx w15:paraId="5AB396BE" w15:done="0"/>
  <w15:commentEx w15:paraId="36AAD6C8" w15:done="0"/>
  <w15:commentEx w15:paraId="52FE95BD" w15:done="0"/>
  <w15:commentEx w15:paraId="0BC360C2" w15:done="0"/>
  <w15:commentEx w15:paraId="6163B7EF" w15:done="0"/>
  <w15:commentEx w15:paraId="49943446" w15:done="0"/>
  <w15:commentEx w15:paraId="55A64336" w15:done="0"/>
  <w15:commentEx w15:paraId="666D4A07" w15:done="0"/>
  <w15:commentEx w15:paraId="09BDDF77" w15:done="0"/>
  <w15:commentEx w15:paraId="54328171" w15:done="0"/>
  <w15:commentEx w15:paraId="309CA225" w15:done="0"/>
  <w15:commentEx w15:paraId="040533F8" w15:done="0"/>
  <w15:commentEx w15:paraId="56A7725B" w15:done="0"/>
  <w15:commentEx w15:paraId="70DAEEEA" w15:done="0"/>
  <w15:commentEx w15:paraId="1A0C6964" w15:done="0"/>
  <w15:commentEx w15:paraId="6933E7D5" w15:done="0"/>
  <w15:commentEx w15:paraId="0751D3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535AB5" w16cid:durableId="4D535AB5"/>
  <w16cid:commentId w16cid:paraId="79E0C133" w16cid:durableId="79E0C133"/>
  <w16cid:commentId w16cid:paraId="7C7A164B" w16cid:durableId="7C7A164B"/>
  <w16cid:commentId w16cid:paraId="480FA001" w16cid:durableId="480FA001"/>
  <w16cid:commentId w16cid:paraId="20DE7E40" w16cid:durableId="20DE7E40"/>
  <w16cid:commentId w16cid:paraId="1A7A2394" w16cid:durableId="1A7A2394"/>
  <w16cid:commentId w16cid:paraId="5AB396BE" w16cid:durableId="5AB396BE"/>
  <w16cid:commentId w16cid:paraId="36AAD6C8" w16cid:durableId="36AAD6C8"/>
  <w16cid:commentId w16cid:paraId="52FE95BD" w16cid:durableId="52FE95BD"/>
  <w16cid:commentId w16cid:paraId="0BC360C2" w16cid:durableId="0BC360C2"/>
  <w16cid:commentId w16cid:paraId="6163B7EF" w16cid:durableId="6163B7EF"/>
  <w16cid:commentId w16cid:paraId="49943446" w16cid:durableId="49943446"/>
  <w16cid:commentId w16cid:paraId="55A64336" w16cid:durableId="55A64336"/>
  <w16cid:commentId w16cid:paraId="666D4A07" w16cid:durableId="666D4A07"/>
  <w16cid:commentId w16cid:paraId="09BDDF77" w16cid:durableId="09BDDF77"/>
  <w16cid:commentId w16cid:paraId="54328171" w16cid:durableId="54328171"/>
  <w16cid:commentId w16cid:paraId="309CA225" w16cid:durableId="309CA225"/>
  <w16cid:commentId w16cid:paraId="040533F8" w16cid:durableId="040533F8"/>
  <w16cid:commentId w16cid:paraId="56A7725B" w16cid:durableId="56A7725B"/>
  <w16cid:commentId w16cid:paraId="70DAEEEA" w16cid:durableId="70DAEEEA"/>
  <w16cid:commentId w16cid:paraId="1A0C6964" w16cid:durableId="1A0C6964"/>
  <w16cid:commentId w16cid:paraId="6933E7D5" w16cid:durableId="6933E7D5"/>
  <w16cid:commentId w16cid:paraId="0751D3AA" w16cid:durableId="0751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85BC" w14:textId="77777777" w:rsidR="00F344BC" w:rsidRDefault="00F344BC">
      <w:pPr>
        <w:rPr>
          <w:rFonts w:hint="eastAsia"/>
        </w:rPr>
      </w:pPr>
      <w:r>
        <w:separator/>
      </w:r>
    </w:p>
  </w:endnote>
  <w:endnote w:type="continuationSeparator" w:id="0">
    <w:p w14:paraId="1676871F" w14:textId="77777777" w:rsidR="00F344BC" w:rsidRDefault="00F344BC">
      <w:pPr>
        <w:rPr>
          <w:rFonts w:hint="eastAsia"/>
        </w:rPr>
      </w:pPr>
      <w:r>
        <w:continuationSeparator/>
      </w:r>
    </w:p>
  </w:endnote>
  <w:endnote w:id="1">
    <w:p w14:paraId="658585F8" w14:textId="77777777" w:rsidR="00CF7B97" w:rsidRDefault="00000000">
      <w:pPr>
        <w:pStyle w:val="ab"/>
        <w:rPr>
          <w:rFonts w:ascii="Calibri" w:hAnsi="Calibri" w:cs="Calibri"/>
        </w:rPr>
      </w:pPr>
      <w:r>
        <w:rPr>
          <w:rStyle w:val="aa"/>
          <w:rFonts w:ascii="Calibri" w:hAnsi="Calibri" w:cs="Calibri"/>
          <w:vertAlign w:val="baseline"/>
        </w:rPr>
        <w:endnoteRef/>
      </w:r>
      <w:r>
        <w:rPr>
          <w:rFonts w:ascii="Calibri" w:hAnsi="Calibri" w:cs="Calibri"/>
        </w:rPr>
        <w:t xml:space="preserve">. Huang, C. et al. Fibroproliferative conditions: the 3R approach bridging fibrosis and tumors. </w:t>
      </w:r>
      <w:r>
        <w:rPr>
          <w:rFonts w:ascii="Calibri" w:hAnsi="Calibri" w:cs="Calibri"/>
          <w:i/>
          <w:iCs/>
        </w:rPr>
        <w:t>Trends. Mol. Med.</w:t>
      </w:r>
      <w:r>
        <w:rPr>
          <w:rFonts w:ascii="Calibri" w:hAnsi="Calibri" w:cs="Calibri"/>
        </w:rPr>
        <w:t xml:space="preserve"> S1471-4914(25)00060-7 (2025).</w:t>
      </w:r>
    </w:p>
  </w:endnote>
  <w:endnote w:id="2">
    <w:p w14:paraId="4E715DEC" w14:textId="77777777" w:rsidR="00CF7B97" w:rsidRDefault="00000000">
      <w:pPr>
        <w:pStyle w:val="ab"/>
        <w:rPr>
          <w:rFonts w:hint="eastAsia"/>
        </w:rPr>
      </w:pPr>
      <w:r>
        <w:rPr>
          <w:rFonts w:ascii="Calibri" w:hAnsi="Calibri" w:cs="Calibri"/>
        </w:rPr>
        <w:endnoteRef/>
      </w:r>
      <w:r>
        <w:rPr>
          <w:rFonts w:ascii="Calibri" w:hAnsi="Calibri" w:cs="Calibri"/>
        </w:rPr>
        <w:t xml:space="preserve">. Huang, C. et al. Keloidal pathophysiology: Current notions. </w:t>
      </w:r>
      <w:r>
        <w:rPr>
          <w:rFonts w:ascii="Calibri" w:hAnsi="Calibri" w:cs="Calibri"/>
          <w:i/>
          <w:iCs/>
        </w:rPr>
        <w:t xml:space="preserve">Scars. Burn. Heal. </w:t>
      </w:r>
      <w:r>
        <w:rPr>
          <w:rFonts w:ascii="Calibri" w:hAnsi="Calibri" w:cs="Calibri"/>
          <w:b/>
          <w:bCs/>
        </w:rPr>
        <w:t>7,</w:t>
      </w:r>
      <w:r>
        <w:rPr>
          <w:rFonts w:ascii="Calibri" w:hAnsi="Calibri" w:cs="Calibri"/>
        </w:rPr>
        <w:t xml:space="preserve"> 2059513120980320 (2021).</w:t>
      </w:r>
    </w:p>
  </w:endnote>
  <w:endnote w:id="3">
    <w:p w14:paraId="6E2D16F9" w14:textId="77777777" w:rsidR="00CF7B97" w:rsidRDefault="00000000">
      <w:pPr>
        <w:pStyle w:val="ab"/>
        <w:rPr>
          <w:rFonts w:hint="eastAsia"/>
        </w:rPr>
      </w:pPr>
      <w:r>
        <w:rPr>
          <w:rFonts w:ascii="Calibri" w:hAnsi="Calibri" w:cs="Calibri"/>
        </w:rPr>
        <w:endnoteRef/>
      </w:r>
      <w:r>
        <w:rPr>
          <w:rFonts w:ascii="Calibri" w:hAnsi="Calibri" w:cs="Calibri"/>
        </w:rPr>
        <w:t xml:space="preserve">. Liu, L. et al. Asporin inhibits collagen matrix-mediated intercellular mechanocommunications between fibroblasts during keloid progression. </w:t>
      </w:r>
      <w:r>
        <w:rPr>
          <w:rFonts w:ascii="Calibri" w:hAnsi="Calibri" w:cs="Calibri"/>
          <w:i/>
          <w:iCs/>
        </w:rPr>
        <w:t>FASEB. J.</w:t>
      </w:r>
      <w:r>
        <w:rPr>
          <w:rFonts w:ascii="Calibri" w:hAnsi="Calibri" w:cs="Calibri"/>
        </w:rPr>
        <w:t xml:space="preserve"> </w:t>
      </w:r>
      <w:r>
        <w:rPr>
          <w:rFonts w:ascii="Calibri" w:hAnsi="Calibri" w:cs="Calibri"/>
          <w:b/>
          <w:bCs/>
        </w:rPr>
        <w:t>35</w:t>
      </w:r>
      <w:r>
        <w:rPr>
          <w:rFonts w:ascii="Calibri" w:hAnsi="Calibri" w:cs="Calibri"/>
        </w:rPr>
        <w:t>, e21705 (2021).</w:t>
      </w:r>
    </w:p>
  </w:endnote>
  <w:endnote w:id="4">
    <w:p w14:paraId="52D75268" w14:textId="77777777" w:rsidR="00CF7B97" w:rsidRDefault="00000000">
      <w:pPr>
        <w:pStyle w:val="ab"/>
        <w:rPr>
          <w:rFonts w:hint="eastAsia"/>
        </w:rPr>
      </w:pPr>
      <w:r>
        <w:rPr>
          <w:rFonts w:ascii="Calibri" w:hAnsi="Calibri" w:cs="Calibri"/>
        </w:rPr>
        <w:endnoteRef/>
      </w:r>
      <w:r>
        <w:rPr>
          <w:rFonts w:ascii="Calibri" w:hAnsi="Calibri" w:cs="Calibri"/>
        </w:rPr>
        <w:t xml:space="preserve">. Huang, C. et al. Fibroproliferative disorders and their mechanobiology. </w:t>
      </w:r>
      <w:r>
        <w:rPr>
          <w:rFonts w:ascii="Calibri" w:hAnsi="Calibri" w:cs="Calibri"/>
          <w:i/>
          <w:iCs/>
        </w:rPr>
        <w:t>Connect. Tissue. Res.</w:t>
      </w:r>
      <w:r>
        <w:rPr>
          <w:rFonts w:ascii="Calibri" w:hAnsi="Calibri" w:cs="Calibri"/>
        </w:rPr>
        <w:t xml:space="preserve"> </w:t>
      </w:r>
      <w:r>
        <w:rPr>
          <w:rFonts w:ascii="Calibri" w:hAnsi="Calibri" w:cs="Calibri"/>
          <w:b/>
          <w:bCs/>
        </w:rPr>
        <w:t>53</w:t>
      </w:r>
      <w:r>
        <w:rPr>
          <w:rFonts w:ascii="Calibri" w:hAnsi="Calibri" w:cs="Calibri"/>
        </w:rPr>
        <w:t>, 187-196 (2012).</w:t>
      </w:r>
    </w:p>
  </w:endnote>
  <w:endnote w:id="5">
    <w:p w14:paraId="298134AD" w14:textId="77777777" w:rsidR="00CF7B97" w:rsidRDefault="00000000">
      <w:pPr>
        <w:pStyle w:val="ab"/>
        <w:rPr>
          <w:rFonts w:hint="eastAsia"/>
        </w:rPr>
      </w:pPr>
      <w:r>
        <w:rPr>
          <w:rFonts w:ascii="Calibri" w:hAnsi="Calibri" w:cs="Calibri"/>
        </w:rPr>
        <w:endnoteRef/>
      </w:r>
      <w:r>
        <w:rPr>
          <w:rFonts w:ascii="Calibri" w:hAnsi="Calibri" w:cs="Calibri"/>
        </w:rPr>
        <w:t xml:space="preserve">. Huang, C. et al. Mechanotherapy: revisiting physical therapy and recruiting mechanobiology for a new era in medicine. </w:t>
      </w:r>
      <w:r>
        <w:rPr>
          <w:rFonts w:ascii="Calibri" w:hAnsi="Calibri" w:cs="Calibri"/>
          <w:i/>
          <w:iCs/>
        </w:rPr>
        <w:t xml:space="preserve">Trends. Mol. Med. </w:t>
      </w:r>
      <w:r>
        <w:rPr>
          <w:rFonts w:ascii="Calibri" w:hAnsi="Calibri" w:cs="Calibri"/>
          <w:b/>
          <w:bCs/>
        </w:rPr>
        <w:t>19</w:t>
      </w:r>
      <w:r>
        <w:rPr>
          <w:rFonts w:ascii="Calibri" w:hAnsi="Calibri" w:cs="Calibri"/>
        </w:rPr>
        <w:t>, 555-564 (2013).</w:t>
      </w:r>
    </w:p>
  </w:endnote>
  <w:endnote w:id="6">
    <w:p w14:paraId="5CCEA2F8" w14:textId="77777777" w:rsidR="00CF7B97" w:rsidRDefault="00000000">
      <w:pPr>
        <w:pStyle w:val="ab"/>
        <w:rPr>
          <w:rFonts w:hint="eastAsia"/>
        </w:rPr>
      </w:pPr>
      <w:r>
        <w:rPr>
          <w:rFonts w:ascii="Calibri" w:hAnsi="Calibri" w:cs="Calibri"/>
        </w:rPr>
        <w:endnoteRef/>
      </w:r>
      <w:r>
        <w:rPr>
          <w:rFonts w:ascii="Calibri" w:hAnsi="Calibri" w:cs="Calibri"/>
        </w:rPr>
        <w:t xml:space="preserve">. Huang, C., Quong, W.L., Kamii, Y., Ogawa, R. Ideal ssurgical incision lines minimizing tension: a proposal based on observations of hypertrophic scars and keloids. </w:t>
      </w:r>
      <w:r>
        <w:rPr>
          <w:rFonts w:ascii="Calibri" w:hAnsi="Calibri" w:cs="Calibri"/>
          <w:i/>
          <w:iCs/>
        </w:rPr>
        <w:t>Plast. Reconstr. Surg. Glob. Open.</w:t>
      </w:r>
      <w:r>
        <w:rPr>
          <w:rFonts w:ascii="Calibri" w:hAnsi="Calibri" w:cs="Calibri"/>
        </w:rPr>
        <w:t> </w:t>
      </w:r>
      <w:r>
        <w:rPr>
          <w:rFonts w:ascii="Calibri" w:hAnsi="Calibri" w:cs="Calibri"/>
          <w:b/>
          <w:bCs/>
        </w:rPr>
        <w:t>13</w:t>
      </w:r>
      <w:r>
        <w:rPr>
          <w:rFonts w:ascii="Calibri" w:hAnsi="Calibri" w:cs="Calibri"/>
        </w:rPr>
        <w:t>, e7344 (2025).</w:t>
      </w:r>
    </w:p>
  </w:endnote>
  <w:endnote w:id="7">
    <w:p w14:paraId="7E4EE0ED" w14:textId="77777777" w:rsidR="00CF7B97" w:rsidRDefault="00000000">
      <w:pPr>
        <w:pStyle w:val="ab"/>
        <w:rPr>
          <w:rFonts w:ascii="Calibri" w:hAnsi="Calibri" w:cs="Calibri"/>
        </w:rPr>
      </w:pPr>
      <w:r>
        <w:rPr>
          <w:rStyle w:val="aa"/>
          <w:rFonts w:ascii="Calibri" w:hAnsi="Calibri" w:cs="Calibri"/>
          <w:vertAlign w:val="baseline"/>
        </w:rPr>
        <w:endnoteRef/>
      </w:r>
      <w:r>
        <w:rPr>
          <w:rFonts w:ascii="Calibri" w:hAnsi="Calibri" w:cs="Calibri"/>
        </w:rPr>
        <w:t xml:space="preserve">. Huang C., Ogawa, R. Chapter 36. The Square Flap Method. In: Color Atlas of Burn Reconstructive Surgery. </w:t>
      </w:r>
      <w:r>
        <w:rPr>
          <w:rFonts w:ascii="Calibri" w:hAnsi="Calibri" w:cs="Calibri"/>
          <w:i/>
          <w:iCs/>
        </w:rPr>
        <w:t xml:space="preserve">Springer, </w:t>
      </w:r>
      <w:r>
        <w:rPr>
          <w:rFonts w:ascii="Calibri" w:hAnsi="Calibri" w:cs="Calibri"/>
        </w:rPr>
        <w:t>2025.</w:t>
      </w:r>
    </w:p>
  </w:endnote>
  <w:endnote w:id="8">
    <w:p w14:paraId="3317E653" w14:textId="77777777" w:rsidR="00CF7B97" w:rsidRDefault="00000000">
      <w:pPr>
        <w:pStyle w:val="ab"/>
        <w:rPr>
          <w:rFonts w:ascii="Calibri" w:hAnsi="Calibri" w:cs="Calibri"/>
        </w:rPr>
      </w:pPr>
      <w:r>
        <w:rPr>
          <w:rStyle w:val="aa"/>
          <w:rFonts w:ascii="Calibri" w:hAnsi="Calibri" w:cs="Calibri"/>
          <w:vertAlign w:val="baseline"/>
        </w:rPr>
        <w:endnoteRef/>
      </w:r>
      <w:r>
        <w:t xml:space="preserve">. </w:t>
      </w:r>
      <w:r>
        <w:rPr>
          <w:rFonts w:ascii="Calibri" w:hAnsi="Calibri" w:cs="Calibri"/>
        </w:rPr>
        <w:t xml:space="preserve">Carrière, M.E. et al, Scar Assessment Scales. In: </w:t>
      </w:r>
      <w:r>
        <w:rPr>
          <w:rFonts w:ascii="Calibri" w:hAnsi="Calibri" w:cs="Calibri"/>
          <w:i/>
          <w:iCs/>
        </w:rPr>
        <w:t>Textbook on Scar Management: State of the Art Management and Emerging Technologies</w:t>
      </w:r>
      <w:r>
        <w:rPr>
          <w:rFonts w:ascii="Calibri" w:hAnsi="Calibri" w:cs="Calibri"/>
        </w:rPr>
        <w:t xml:space="preserve"> [Internet]. Cham (CH): </w:t>
      </w:r>
      <w:r>
        <w:rPr>
          <w:rFonts w:ascii="Calibri" w:hAnsi="Calibri" w:cs="Calibri"/>
          <w:i/>
          <w:iCs/>
        </w:rPr>
        <w:t>Springer</w:t>
      </w:r>
      <w:r>
        <w:rPr>
          <w:rFonts w:ascii="Calibri" w:hAnsi="Calibri" w:cs="Calibri"/>
        </w:rPr>
        <w:t>; 2020. Chapter 14.</w:t>
      </w:r>
    </w:p>
  </w:endnote>
  <w:endnote w:id="9">
    <w:p w14:paraId="36EBCC4E" w14:textId="77777777" w:rsidR="00CF7B97" w:rsidRDefault="00000000">
      <w:pPr>
        <w:pStyle w:val="ab"/>
        <w:rPr>
          <w:rFonts w:hint="eastAsia"/>
        </w:rPr>
      </w:pPr>
      <w:r>
        <w:rPr>
          <w:rFonts w:ascii="Calibri" w:hAnsi="Calibri" w:cs="Calibri"/>
        </w:rPr>
        <w:endnoteRef/>
      </w:r>
      <w:r>
        <w:rPr>
          <w:rFonts w:ascii="Calibri" w:hAnsi="Calibri" w:cs="Calibri"/>
        </w:rPr>
        <w:t xml:space="preserve">. Ogawa, R. et al. Japan scar workshop (JSW) scar scale (JSS) for assessing keloids and hypertrophic scars. In </w:t>
      </w:r>
      <w:r>
        <w:rPr>
          <w:rFonts w:ascii="Calibri" w:hAnsi="Calibri" w:cs="Calibri"/>
          <w:i/>
          <w:iCs/>
        </w:rPr>
        <w:t>Textbook on Scar Management: State of the Art Management and Emerging Technologies</w:t>
      </w:r>
      <w:r>
        <w:rPr>
          <w:rFonts w:ascii="Calibri" w:hAnsi="Calibri" w:cs="Calibri"/>
        </w:rPr>
        <w:t xml:space="preserve"> [Internet]. Cham (CH): </w:t>
      </w:r>
      <w:r>
        <w:rPr>
          <w:rFonts w:ascii="Calibri" w:hAnsi="Calibri" w:cs="Calibri"/>
          <w:i/>
          <w:iCs/>
        </w:rPr>
        <w:t>Springer</w:t>
      </w:r>
      <w:r>
        <w:rPr>
          <w:rFonts w:ascii="Calibri" w:hAnsi="Calibri" w:cs="Calibri"/>
        </w:rPr>
        <w:t>; 2020. Chapter 15.</w:t>
      </w:r>
    </w:p>
  </w:endnote>
  <w:endnote w:id="10">
    <w:p w14:paraId="6BA591D4" w14:textId="77777777" w:rsidR="00CF7B97" w:rsidRDefault="00000000">
      <w:pPr>
        <w:pStyle w:val="ab"/>
        <w:rPr>
          <w:ins w:id="2" w:author="陶霖密(2003990175)" w:date="2026-05-08T16:21:00Z"/>
          <w:rFonts w:ascii="Calibri" w:hAnsi="Calibri" w:cs="Calibri"/>
        </w:rPr>
      </w:pPr>
      <w:ins w:id="3" w:author="陶霖密(2003990175)" w:date="2026-05-08T16:21:00Z">
        <w:r>
          <w:rPr>
            <w:rFonts w:ascii="Calibri" w:hAnsi="Calibri" w:cs="Calibri"/>
          </w:rPr>
          <w:endnoteRef/>
        </w:r>
        <w:r>
          <w:rPr>
            <w:rFonts w:ascii="Calibri" w:hAnsi="Calibri" w:cs="Calibri"/>
          </w:rPr>
          <w:t xml:space="preserve">. Song, A. H. et al. Analysis of 3D pathology samples using weakly supervised AI. </w:t>
        </w:r>
        <w:r>
          <w:rPr>
            <w:rFonts w:ascii="Calibri" w:hAnsi="Calibri" w:cs="Calibri"/>
            <w:i/>
            <w:iCs/>
          </w:rPr>
          <w:t xml:space="preserve">Cell. </w:t>
        </w:r>
        <w:r>
          <w:rPr>
            <w:rFonts w:ascii="Calibri" w:hAnsi="Calibri" w:cs="Calibri"/>
            <w:b/>
            <w:bCs/>
          </w:rPr>
          <w:t>187</w:t>
        </w:r>
        <w:r>
          <w:rPr>
            <w:rFonts w:ascii="Calibri" w:hAnsi="Calibri" w:cs="Calibri"/>
          </w:rPr>
          <w:t>, 2502-2520.e17 (2024).</w:t>
        </w:r>
      </w:ins>
    </w:p>
  </w:endnote>
  <w:endnote w:id="11">
    <w:p w14:paraId="7576EC51" w14:textId="77777777" w:rsidR="00CF7B97" w:rsidRDefault="00000000">
      <w:pPr>
        <w:pStyle w:val="ab"/>
        <w:rPr>
          <w:ins w:id="6" w:author="陶霖密(2003990175)" w:date="2026-05-08T16:21:00Z"/>
          <w:rFonts w:hint="eastAsia"/>
        </w:rPr>
      </w:pPr>
      <w:ins w:id="7" w:author="陶霖密(2003990175)" w:date="2026-05-08T16:21:00Z">
        <w:r>
          <w:rPr>
            <w:rFonts w:ascii="Calibri" w:hAnsi="Calibri" w:cs="Calibri"/>
          </w:rPr>
          <w:endnoteRef/>
        </w:r>
        <w:r>
          <w:rPr>
            <w:rFonts w:ascii="Calibri" w:hAnsi="Calibri" w:cs="Calibri"/>
          </w:rPr>
          <w:t xml:space="preserve"> Luo, L. et al. A large model for non-invasive and personalized management of breast cancer from multiparametric MRI. </w:t>
        </w:r>
        <w:r>
          <w:rPr>
            <w:rFonts w:ascii="Calibri" w:hAnsi="Calibri" w:cs="Calibri"/>
            <w:i/>
            <w:iCs/>
          </w:rPr>
          <w:t>Nat. Commun</w:t>
        </w:r>
        <w:r>
          <w:rPr>
            <w:rFonts w:ascii="Calibri" w:hAnsi="Calibri" w:cs="Calibri"/>
          </w:rPr>
          <w:t>.</w:t>
        </w:r>
        <w:r>
          <w:rPr>
            <w:rFonts w:ascii="Calibri" w:hAnsi="Calibri" w:cs="Calibri"/>
            <w:b/>
            <w:bCs/>
          </w:rPr>
          <w:t xml:space="preserve"> 16, </w:t>
        </w:r>
        <w:r>
          <w:rPr>
            <w:rFonts w:ascii="Calibri" w:hAnsi="Calibri" w:cs="Calibri"/>
          </w:rPr>
          <w:t>3647 (2025)</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Regular">
    <w:altName w:val="Times New Roman"/>
    <w:charset w:val="00"/>
    <w:family w:val="auto"/>
    <w:pitch w:val="default"/>
    <w:sig w:usb0="E0000AFF" w:usb1="00007843" w:usb2="00000001" w:usb3="00000000" w:csb0="400001BF" w:csb1="DFF70000"/>
  </w:font>
  <w:font w:name="DejaVu Math TeX Gyre">
    <w:altName w:val="Calibri"/>
    <w:charset w:val="00"/>
    <w:family w:val="auto"/>
    <w:pitch w:val="default"/>
    <w:sig w:usb0="A10000EF" w:usb1="4201F9EE" w:usb2="02000000" w:usb3="00000000" w:csb0="60000193" w:csb1="0DD4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2CB4B" w14:textId="77777777" w:rsidR="00F344BC" w:rsidRDefault="00F344BC">
      <w:pPr>
        <w:rPr>
          <w:rFonts w:hint="eastAsia"/>
        </w:rPr>
      </w:pPr>
      <w:r>
        <w:separator/>
      </w:r>
    </w:p>
  </w:footnote>
  <w:footnote w:type="continuationSeparator" w:id="0">
    <w:p w14:paraId="237852D1" w14:textId="77777777" w:rsidR="00F344BC" w:rsidRDefault="00F344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61B10"/>
    <w:multiLevelType w:val="singleLevel"/>
    <w:tmpl w:val="BFF61B10"/>
    <w:lvl w:ilvl="0">
      <w:start w:val="1"/>
      <w:numFmt w:val="decimal"/>
      <w:suff w:val="space"/>
      <w:lvlText w:val="(%1)"/>
      <w:lvlJc w:val="left"/>
    </w:lvl>
  </w:abstractNum>
  <w:abstractNum w:abstractNumId="1" w15:restartNumberingAfterBreak="0">
    <w:nsid w:val="FF9D4D9D"/>
    <w:multiLevelType w:val="singleLevel"/>
    <w:tmpl w:val="FF9D4D9D"/>
    <w:lvl w:ilvl="0">
      <w:start w:val="4"/>
      <w:numFmt w:val="decimal"/>
      <w:suff w:val="space"/>
      <w:lvlText w:val="%1."/>
      <w:lvlJc w:val="left"/>
    </w:lvl>
  </w:abstractNum>
  <w:abstractNum w:abstractNumId="2" w15:restartNumberingAfterBreak="0">
    <w:nsid w:val="6E4A5BE3"/>
    <w:multiLevelType w:val="multilevel"/>
    <w:tmpl w:val="6E4A5B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35448061">
    <w:abstractNumId w:val="2"/>
  </w:num>
  <w:num w:numId="2" w16cid:durableId="1148667614">
    <w:abstractNumId w:val="1"/>
  </w:num>
  <w:num w:numId="3" w16cid:durableId="20426300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陶霖密(2003990175)">
    <w15:presenceInfo w15:providerId="None" w15:userId="陶霖密(2003990175)"/>
  </w15:person>
  <w15:person w15:author="fitdx">
    <w15:presenceInfo w15:providerId="None" w15:userId="fitdx"/>
  </w15:person>
  <w15:person w15:author="a13021223238@outlook.com">
    <w15:presenceInfo w15:providerId="Windows Live" w15:userId="7ac87bf36d0add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420"/>
  <w:drawingGridVerticalSpacing w:val="156"/>
  <w:noPunctuationKerning/>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80C"/>
    <w:rsid w:val="00000A10"/>
    <w:rsid w:val="0000424F"/>
    <w:rsid w:val="00020691"/>
    <w:rsid w:val="00041258"/>
    <w:rsid w:val="00041D03"/>
    <w:rsid w:val="000438D7"/>
    <w:rsid w:val="00044331"/>
    <w:rsid w:val="00071CE3"/>
    <w:rsid w:val="00072DE0"/>
    <w:rsid w:val="000771BA"/>
    <w:rsid w:val="00090A0F"/>
    <w:rsid w:val="000A0FF6"/>
    <w:rsid w:val="000A5048"/>
    <w:rsid w:val="000A7385"/>
    <w:rsid w:val="000A7CE9"/>
    <w:rsid w:val="000C6BB0"/>
    <w:rsid w:val="000D084E"/>
    <w:rsid w:val="000D1252"/>
    <w:rsid w:val="000D36F8"/>
    <w:rsid w:val="000E3E04"/>
    <w:rsid w:val="000E6BBD"/>
    <w:rsid w:val="000F7975"/>
    <w:rsid w:val="0011345F"/>
    <w:rsid w:val="00113FE2"/>
    <w:rsid w:val="00123A3F"/>
    <w:rsid w:val="00126851"/>
    <w:rsid w:val="001360B5"/>
    <w:rsid w:val="0014288F"/>
    <w:rsid w:val="00171401"/>
    <w:rsid w:val="001715E9"/>
    <w:rsid w:val="00175C42"/>
    <w:rsid w:val="00181F6C"/>
    <w:rsid w:val="00193EBB"/>
    <w:rsid w:val="001A1D02"/>
    <w:rsid w:val="001A6C7C"/>
    <w:rsid w:val="001B26B9"/>
    <w:rsid w:val="001C0631"/>
    <w:rsid w:val="001C45E0"/>
    <w:rsid w:val="001D53E7"/>
    <w:rsid w:val="001E07BA"/>
    <w:rsid w:val="001F3341"/>
    <w:rsid w:val="001F46BA"/>
    <w:rsid w:val="00200D56"/>
    <w:rsid w:val="00200E5F"/>
    <w:rsid w:val="002016A3"/>
    <w:rsid w:val="00205D61"/>
    <w:rsid w:val="00206911"/>
    <w:rsid w:val="0022105E"/>
    <w:rsid w:val="00234F2D"/>
    <w:rsid w:val="00235B93"/>
    <w:rsid w:val="002416D6"/>
    <w:rsid w:val="00244B5E"/>
    <w:rsid w:val="00246CC6"/>
    <w:rsid w:val="002531B3"/>
    <w:rsid w:val="00255639"/>
    <w:rsid w:val="002576FE"/>
    <w:rsid w:val="0026546A"/>
    <w:rsid w:val="0026629E"/>
    <w:rsid w:val="002729E4"/>
    <w:rsid w:val="00275899"/>
    <w:rsid w:val="00276E88"/>
    <w:rsid w:val="00277524"/>
    <w:rsid w:val="00280AE3"/>
    <w:rsid w:val="0028252E"/>
    <w:rsid w:val="00282C8F"/>
    <w:rsid w:val="00283941"/>
    <w:rsid w:val="002949C6"/>
    <w:rsid w:val="00296991"/>
    <w:rsid w:val="00296E9E"/>
    <w:rsid w:val="002A0C41"/>
    <w:rsid w:val="002B10DE"/>
    <w:rsid w:val="002B5F6F"/>
    <w:rsid w:val="002C4D23"/>
    <w:rsid w:val="002D0F4B"/>
    <w:rsid w:val="002D0FBB"/>
    <w:rsid w:val="002D612E"/>
    <w:rsid w:val="002E548B"/>
    <w:rsid w:val="002E74C9"/>
    <w:rsid w:val="002F001A"/>
    <w:rsid w:val="002F4CF4"/>
    <w:rsid w:val="002F57F3"/>
    <w:rsid w:val="00302C22"/>
    <w:rsid w:val="00310A72"/>
    <w:rsid w:val="003129EE"/>
    <w:rsid w:val="00314534"/>
    <w:rsid w:val="00330420"/>
    <w:rsid w:val="00336329"/>
    <w:rsid w:val="0034115A"/>
    <w:rsid w:val="00354227"/>
    <w:rsid w:val="00355366"/>
    <w:rsid w:val="00366710"/>
    <w:rsid w:val="00370B3F"/>
    <w:rsid w:val="00382D2D"/>
    <w:rsid w:val="00395F32"/>
    <w:rsid w:val="00396E6E"/>
    <w:rsid w:val="003B53BF"/>
    <w:rsid w:val="003C1CFD"/>
    <w:rsid w:val="003C2B96"/>
    <w:rsid w:val="003D791A"/>
    <w:rsid w:val="003E4561"/>
    <w:rsid w:val="003F2635"/>
    <w:rsid w:val="003F3E41"/>
    <w:rsid w:val="004018C8"/>
    <w:rsid w:val="004106CE"/>
    <w:rsid w:val="00416D66"/>
    <w:rsid w:val="00420802"/>
    <w:rsid w:val="0042177C"/>
    <w:rsid w:val="00421E05"/>
    <w:rsid w:val="00430294"/>
    <w:rsid w:val="004404FC"/>
    <w:rsid w:val="00446664"/>
    <w:rsid w:val="00450074"/>
    <w:rsid w:val="004520E7"/>
    <w:rsid w:val="004541C5"/>
    <w:rsid w:val="00455EF0"/>
    <w:rsid w:val="0045613C"/>
    <w:rsid w:val="004566EA"/>
    <w:rsid w:val="00463356"/>
    <w:rsid w:val="004651BA"/>
    <w:rsid w:val="0047636D"/>
    <w:rsid w:val="004855AF"/>
    <w:rsid w:val="00485D14"/>
    <w:rsid w:val="00487D4F"/>
    <w:rsid w:val="004A2680"/>
    <w:rsid w:val="004A35E1"/>
    <w:rsid w:val="004A60F7"/>
    <w:rsid w:val="004C2F1D"/>
    <w:rsid w:val="004C7C78"/>
    <w:rsid w:val="004E1650"/>
    <w:rsid w:val="004E2A47"/>
    <w:rsid w:val="004E7456"/>
    <w:rsid w:val="004F5124"/>
    <w:rsid w:val="00504543"/>
    <w:rsid w:val="00506E54"/>
    <w:rsid w:val="00513A46"/>
    <w:rsid w:val="00526F41"/>
    <w:rsid w:val="00533AB0"/>
    <w:rsid w:val="00541CD3"/>
    <w:rsid w:val="00550649"/>
    <w:rsid w:val="0056319E"/>
    <w:rsid w:val="00570AB4"/>
    <w:rsid w:val="00572DA2"/>
    <w:rsid w:val="0058171B"/>
    <w:rsid w:val="00585A29"/>
    <w:rsid w:val="005A010E"/>
    <w:rsid w:val="005A0C35"/>
    <w:rsid w:val="005A1822"/>
    <w:rsid w:val="005A2969"/>
    <w:rsid w:val="005B05E8"/>
    <w:rsid w:val="005B4F6B"/>
    <w:rsid w:val="005B6B76"/>
    <w:rsid w:val="005C2E33"/>
    <w:rsid w:val="005D327D"/>
    <w:rsid w:val="005D6AEF"/>
    <w:rsid w:val="005E1B03"/>
    <w:rsid w:val="005E3249"/>
    <w:rsid w:val="005F1990"/>
    <w:rsid w:val="005F3A69"/>
    <w:rsid w:val="0060067E"/>
    <w:rsid w:val="00606312"/>
    <w:rsid w:val="006121B9"/>
    <w:rsid w:val="00620818"/>
    <w:rsid w:val="006243DF"/>
    <w:rsid w:val="00626667"/>
    <w:rsid w:val="00626FB7"/>
    <w:rsid w:val="00632F02"/>
    <w:rsid w:val="00633D77"/>
    <w:rsid w:val="00633F5D"/>
    <w:rsid w:val="006375C0"/>
    <w:rsid w:val="00637611"/>
    <w:rsid w:val="00647A53"/>
    <w:rsid w:val="00647EB6"/>
    <w:rsid w:val="00652936"/>
    <w:rsid w:val="00655AD3"/>
    <w:rsid w:val="006611F1"/>
    <w:rsid w:val="00661319"/>
    <w:rsid w:val="0067043A"/>
    <w:rsid w:val="00682287"/>
    <w:rsid w:val="00686EC4"/>
    <w:rsid w:val="006876CE"/>
    <w:rsid w:val="006877D4"/>
    <w:rsid w:val="00696C8D"/>
    <w:rsid w:val="006A05C2"/>
    <w:rsid w:val="006A36E3"/>
    <w:rsid w:val="006C4B8C"/>
    <w:rsid w:val="006D6A56"/>
    <w:rsid w:val="006F58B6"/>
    <w:rsid w:val="007022A2"/>
    <w:rsid w:val="007039EB"/>
    <w:rsid w:val="00710F3A"/>
    <w:rsid w:val="0072483A"/>
    <w:rsid w:val="0075731D"/>
    <w:rsid w:val="0076324D"/>
    <w:rsid w:val="007632A0"/>
    <w:rsid w:val="007652F4"/>
    <w:rsid w:val="0077181A"/>
    <w:rsid w:val="00774CFD"/>
    <w:rsid w:val="00783324"/>
    <w:rsid w:val="007A388A"/>
    <w:rsid w:val="007A3FBF"/>
    <w:rsid w:val="007A53A4"/>
    <w:rsid w:val="007D29FE"/>
    <w:rsid w:val="007D2D0F"/>
    <w:rsid w:val="007D677A"/>
    <w:rsid w:val="007F3BAD"/>
    <w:rsid w:val="007F6B0B"/>
    <w:rsid w:val="00805E60"/>
    <w:rsid w:val="0080614A"/>
    <w:rsid w:val="00807ABB"/>
    <w:rsid w:val="00810183"/>
    <w:rsid w:val="00830486"/>
    <w:rsid w:val="00837D5E"/>
    <w:rsid w:val="0084080C"/>
    <w:rsid w:val="0084792D"/>
    <w:rsid w:val="00850D24"/>
    <w:rsid w:val="0085221B"/>
    <w:rsid w:val="00856842"/>
    <w:rsid w:val="0086187F"/>
    <w:rsid w:val="00865480"/>
    <w:rsid w:val="0086612D"/>
    <w:rsid w:val="008711DB"/>
    <w:rsid w:val="0087342A"/>
    <w:rsid w:val="008736DE"/>
    <w:rsid w:val="00890743"/>
    <w:rsid w:val="008B03B6"/>
    <w:rsid w:val="008B3EAC"/>
    <w:rsid w:val="008B76BA"/>
    <w:rsid w:val="008C352F"/>
    <w:rsid w:val="008E3CC3"/>
    <w:rsid w:val="008F0665"/>
    <w:rsid w:val="00906683"/>
    <w:rsid w:val="009071D2"/>
    <w:rsid w:val="00907632"/>
    <w:rsid w:val="00913CED"/>
    <w:rsid w:val="0092301E"/>
    <w:rsid w:val="0092731F"/>
    <w:rsid w:val="0093005C"/>
    <w:rsid w:val="00930D1D"/>
    <w:rsid w:val="00936D17"/>
    <w:rsid w:val="00941AF6"/>
    <w:rsid w:val="0094477A"/>
    <w:rsid w:val="00956C28"/>
    <w:rsid w:val="00960571"/>
    <w:rsid w:val="00960BAC"/>
    <w:rsid w:val="009617E2"/>
    <w:rsid w:val="009654D3"/>
    <w:rsid w:val="009671C7"/>
    <w:rsid w:val="00972DA8"/>
    <w:rsid w:val="009766DE"/>
    <w:rsid w:val="00986763"/>
    <w:rsid w:val="009906B8"/>
    <w:rsid w:val="009926E0"/>
    <w:rsid w:val="00993D3B"/>
    <w:rsid w:val="009961F4"/>
    <w:rsid w:val="009A04C5"/>
    <w:rsid w:val="009A410D"/>
    <w:rsid w:val="009C1B37"/>
    <w:rsid w:val="009D4C02"/>
    <w:rsid w:val="009D5350"/>
    <w:rsid w:val="009D763C"/>
    <w:rsid w:val="009E3B02"/>
    <w:rsid w:val="009E5B1B"/>
    <w:rsid w:val="00A022C9"/>
    <w:rsid w:val="00A0415E"/>
    <w:rsid w:val="00A10714"/>
    <w:rsid w:val="00A2083E"/>
    <w:rsid w:val="00A26757"/>
    <w:rsid w:val="00A373E0"/>
    <w:rsid w:val="00A426D5"/>
    <w:rsid w:val="00A45E23"/>
    <w:rsid w:val="00A462A8"/>
    <w:rsid w:val="00A468E4"/>
    <w:rsid w:val="00A47129"/>
    <w:rsid w:val="00A52EAE"/>
    <w:rsid w:val="00A53EE0"/>
    <w:rsid w:val="00A57555"/>
    <w:rsid w:val="00A7208A"/>
    <w:rsid w:val="00A93579"/>
    <w:rsid w:val="00A93A42"/>
    <w:rsid w:val="00AB4002"/>
    <w:rsid w:val="00AB502A"/>
    <w:rsid w:val="00AC4598"/>
    <w:rsid w:val="00AC7176"/>
    <w:rsid w:val="00AC7FEC"/>
    <w:rsid w:val="00AF7A84"/>
    <w:rsid w:val="00B01E48"/>
    <w:rsid w:val="00B118B3"/>
    <w:rsid w:val="00B12CBF"/>
    <w:rsid w:val="00B20419"/>
    <w:rsid w:val="00B2131A"/>
    <w:rsid w:val="00B32522"/>
    <w:rsid w:val="00B3674A"/>
    <w:rsid w:val="00B37148"/>
    <w:rsid w:val="00B53915"/>
    <w:rsid w:val="00B55451"/>
    <w:rsid w:val="00B62B45"/>
    <w:rsid w:val="00B726F5"/>
    <w:rsid w:val="00B729DF"/>
    <w:rsid w:val="00B75492"/>
    <w:rsid w:val="00B76738"/>
    <w:rsid w:val="00B80B50"/>
    <w:rsid w:val="00B854CA"/>
    <w:rsid w:val="00B97621"/>
    <w:rsid w:val="00BA4DDE"/>
    <w:rsid w:val="00BA53C9"/>
    <w:rsid w:val="00BB0B7B"/>
    <w:rsid w:val="00BB1DBA"/>
    <w:rsid w:val="00BB461F"/>
    <w:rsid w:val="00BE7B89"/>
    <w:rsid w:val="00BF27CF"/>
    <w:rsid w:val="00BF2A37"/>
    <w:rsid w:val="00BF2F07"/>
    <w:rsid w:val="00C07CBE"/>
    <w:rsid w:val="00C15F63"/>
    <w:rsid w:val="00C32E13"/>
    <w:rsid w:val="00C56A56"/>
    <w:rsid w:val="00C65C08"/>
    <w:rsid w:val="00C76017"/>
    <w:rsid w:val="00C77FE0"/>
    <w:rsid w:val="00C95DD1"/>
    <w:rsid w:val="00CB47B2"/>
    <w:rsid w:val="00CC30D4"/>
    <w:rsid w:val="00CD1724"/>
    <w:rsid w:val="00CD38BA"/>
    <w:rsid w:val="00CD7AC4"/>
    <w:rsid w:val="00CE1720"/>
    <w:rsid w:val="00CE187C"/>
    <w:rsid w:val="00CE3EB5"/>
    <w:rsid w:val="00CF0533"/>
    <w:rsid w:val="00CF7B97"/>
    <w:rsid w:val="00D01768"/>
    <w:rsid w:val="00D069A1"/>
    <w:rsid w:val="00D11254"/>
    <w:rsid w:val="00D2292D"/>
    <w:rsid w:val="00D26C65"/>
    <w:rsid w:val="00D30554"/>
    <w:rsid w:val="00D3250A"/>
    <w:rsid w:val="00D351E1"/>
    <w:rsid w:val="00D536C7"/>
    <w:rsid w:val="00D57E0C"/>
    <w:rsid w:val="00D61033"/>
    <w:rsid w:val="00D76986"/>
    <w:rsid w:val="00D77CF5"/>
    <w:rsid w:val="00D84887"/>
    <w:rsid w:val="00D85D67"/>
    <w:rsid w:val="00D911F6"/>
    <w:rsid w:val="00D9273A"/>
    <w:rsid w:val="00D95262"/>
    <w:rsid w:val="00DA08A8"/>
    <w:rsid w:val="00DB2184"/>
    <w:rsid w:val="00DB265E"/>
    <w:rsid w:val="00DB327A"/>
    <w:rsid w:val="00DD7B49"/>
    <w:rsid w:val="00E1174D"/>
    <w:rsid w:val="00E13BA6"/>
    <w:rsid w:val="00E16250"/>
    <w:rsid w:val="00E24979"/>
    <w:rsid w:val="00E32397"/>
    <w:rsid w:val="00E32D83"/>
    <w:rsid w:val="00E36A97"/>
    <w:rsid w:val="00E4671D"/>
    <w:rsid w:val="00E51A1D"/>
    <w:rsid w:val="00E56077"/>
    <w:rsid w:val="00E57D40"/>
    <w:rsid w:val="00E6093B"/>
    <w:rsid w:val="00E619C4"/>
    <w:rsid w:val="00E62318"/>
    <w:rsid w:val="00E62B97"/>
    <w:rsid w:val="00E67949"/>
    <w:rsid w:val="00E71F3D"/>
    <w:rsid w:val="00E808A5"/>
    <w:rsid w:val="00E91827"/>
    <w:rsid w:val="00E919B9"/>
    <w:rsid w:val="00E93221"/>
    <w:rsid w:val="00EB7791"/>
    <w:rsid w:val="00EC07C8"/>
    <w:rsid w:val="00EC4661"/>
    <w:rsid w:val="00ED0951"/>
    <w:rsid w:val="00ED129B"/>
    <w:rsid w:val="00ED2AA2"/>
    <w:rsid w:val="00ED772B"/>
    <w:rsid w:val="00EF2281"/>
    <w:rsid w:val="00EF514C"/>
    <w:rsid w:val="00F02515"/>
    <w:rsid w:val="00F052D6"/>
    <w:rsid w:val="00F0740C"/>
    <w:rsid w:val="00F1114C"/>
    <w:rsid w:val="00F13B46"/>
    <w:rsid w:val="00F232F2"/>
    <w:rsid w:val="00F232F7"/>
    <w:rsid w:val="00F2595C"/>
    <w:rsid w:val="00F33901"/>
    <w:rsid w:val="00F344BC"/>
    <w:rsid w:val="00F43943"/>
    <w:rsid w:val="00F50056"/>
    <w:rsid w:val="00F51550"/>
    <w:rsid w:val="00F52378"/>
    <w:rsid w:val="00F6426C"/>
    <w:rsid w:val="00F65CC3"/>
    <w:rsid w:val="00F70AAF"/>
    <w:rsid w:val="00F75676"/>
    <w:rsid w:val="00F82F88"/>
    <w:rsid w:val="00F85656"/>
    <w:rsid w:val="00FA1366"/>
    <w:rsid w:val="00FA27B3"/>
    <w:rsid w:val="00FB0E3C"/>
    <w:rsid w:val="00FB117E"/>
    <w:rsid w:val="00FB2684"/>
    <w:rsid w:val="00FC4E06"/>
    <w:rsid w:val="00FE1628"/>
    <w:rsid w:val="00FE5DF5"/>
    <w:rsid w:val="00FE5F06"/>
    <w:rsid w:val="00FE6C78"/>
    <w:rsid w:val="00FF0C9D"/>
    <w:rsid w:val="00FF4E22"/>
    <w:rsid w:val="108C1436"/>
    <w:rsid w:val="17F903C3"/>
    <w:rsid w:val="1A3D58A6"/>
    <w:rsid w:val="1B090F48"/>
    <w:rsid w:val="26526EA2"/>
    <w:rsid w:val="2DFDA332"/>
    <w:rsid w:val="37FB160A"/>
    <w:rsid w:val="37FDAE8E"/>
    <w:rsid w:val="3B7B6834"/>
    <w:rsid w:val="3D7ECE4D"/>
    <w:rsid w:val="3DFE1EE4"/>
    <w:rsid w:val="3F77A58F"/>
    <w:rsid w:val="51094F16"/>
    <w:rsid w:val="56AEDE75"/>
    <w:rsid w:val="5FB2F6AA"/>
    <w:rsid w:val="5FDF1468"/>
    <w:rsid w:val="5FFA77DD"/>
    <w:rsid w:val="5FFF05FD"/>
    <w:rsid w:val="64D012B3"/>
    <w:rsid w:val="6B8BA449"/>
    <w:rsid w:val="6EB7CCDF"/>
    <w:rsid w:val="6FCC6AAF"/>
    <w:rsid w:val="6FEEC44F"/>
    <w:rsid w:val="73DC320F"/>
    <w:rsid w:val="75D70A18"/>
    <w:rsid w:val="77FCD3FF"/>
    <w:rsid w:val="792D12EE"/>
    <w:rsid w:val="79DF3792"/>
    <w:rsid w:val="7CF16DB4"/>
    <w:rsid w:val="7E394262"/>
    <w:rsid w:val="7E7B3ACB"/>
    <w:rsid w:val="7F7FA45F"/>
    <w:rsid w:val="7FF70259"/>
    <w:rsid w:val="7FFB81FA"/>
    <w:rsid w:val="AFB1684D"/>
    <w:rsid w:val="B68DA3BE"/>
    <w:rsid w:val="B8293177"/>
    <w:rsid w:val="BDA92C85"/>
    <w:rsid w:val="BDF9D8E5"/>
    <w:rsid w:val="C63FBA8A"/>
    <w:rsid w:val="D4FEC75C"/>
    <w:rsid w:val="D69DA95F"/>
    <w:rsid w:val="D7E40964"/>
    <w:rsid w:val="DD9F27C5"/>
    <w:rsid w:val="DEBF66E3"/>
    <w:rsid w:val="DEBFF10A"/>
    <w:rsid w:val="DF9F17C2"/>
    <w:rsid w:val="DFBB7AA6"/>
    <w:rsid w:val="E9FB1D6D"/>
    <w:rsid w:val="EFFF6164"/>
    <w:rsid w:val="F2D3B926"/>
    <w:rsid w:val="F3BD0667"/>
    <w:rsid w:val="F47DB9BF"/>
    <w:rsid w:val="F74F3BB4"/>
    <w:rsid w:val="F7BE50C5"/>
    <w:rsid w:val="F8DA77C3"/>
    <w:rsid w:val="FA533154"/>
    <w:rsid w:val="FB615F57"/>
    <w:rsid w:val="FBCFC2C2"/>
    <w:rsid w:val="FBFED11F"/>
    <w:rsid w:val="FBFF7217"/>
    <w:rsid w:val="FD7B477F"/>
    <w:rsid w:val="FDF1FC49"/>
    <w:rsid w:val="FEFE8AD5"/>
    <w:rsid w:val="FF9BD8FF"/>
    <w:rsid w:val="FFB6301F"/>
    <w:rsid w:val="FFB6A464"/>
    <w:rsid w:val="FFBF6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180BA49D-9A89-4024-8972-6D8D8E958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5">
    <w:name w:val="heading 5"/>
    <w:basedOn w:val="a"/>
    <w:link w:val="50"/>
    <w:uiPriority w:val="9"/>
    <w:qFormat/>
    <w:pPr>
      <w:widowControl/>
      <w:spacing w:before="100" w:beforeAutospacing="1" w:after="100" w:afterAutospacing="1"/>
      <w:jc w:val="left"/>
      <w:outlineLvl w:val="4"/>
    </w:pPr>
    <w:rPr>
      <w:rFonts w:ascii="Times New Roman" w:eastAsia="Times New Roman" w:hAnsi="Times New Roman" w:cs="Times New Roman"/>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qFormat/>
    <w:rPr>
      <w:sz w:val="16"/>
      <w:szCs w:val="16"/>
    </w:rPr>
  </w:style>
  <w:style w:type="paragraph" w:styleId="a4">
    <w:name w:val="annotation text"/>
    <w:basedOn w:val="a"/>
    <w:link w:val="a5"/>
    <w:uiPriority w:val="99"/>
    <w:unhideWhenUsed/>
    <w:qFormat/>
    <w:rPr>
      <w:sz w:val="20"/>
      <w:szCs w:val="20"/>
    </w:rPr>
  </w:style>
  <w:style w:type="paragraph" w:styleId="a6">
    <w:name w:val="annotation subject"/>
    <w:basedOn w:val="a4"/>
    <w:next w:val="a4"/>
    <w:link w:val="a7"/>
    <w:uiPriority w:val="99"/>
    <w:semiHidden/>
    <w:unhideWhenUsed/>
    <w:qFormat/>
    <w:rPr>
      <w:b/>
      <w:bCs/>
    </w:rPr>
  </w:style>
  <w:style w:type="paragraph" w:styleId="a8">
    <w:name w:val="Date"/>
    <w:basedOn w:val="a"/>
    <w:next w:val="a"/>
    <w:link w:val="a9"/>
    <w:uiPriority w:val="99"/>
    <w:semiHidden/>
    <w:unhideWhenUsed/>
    <w:qFormat/>
  </w:style>
  <w:style w:type="character" w:styleId="aa">
    <w:name w:val="endnote reference"/>
    <w:basedOn w:val="a0"/>
    <w:uiPriority w:val="99"/>
    <w:semiHidden/>
    <w:unhideWhenUsed/>
    <w:qFormat/>
    <w:rPr>
      <w:vertAlign w:val="superscript"/>
    </w:rPr>
  </w:style>
  <w:style w:type="paragraph" w:styleId="ab">
    <w:name w:val="endnote text"/>
    <w:basedOn w:val="a"/>
    <w:link w:val="ac"/>
    <w:uiPriority w:val="99"/>
    <w:unhideWhenUsed/>
    <w:qFormat/>
    <w:pPr>
      <w:snapToGrid w:val="0"/>
      <w:jc w:val="left"/>
    </w:p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HTML">
    <w:name w:val="HTML Code"/>
    <w:basedOn w:val="a0"/>
    <w:uiPriority w:val="99"/>
    <w:semiHidden/>
    <w:unhideWhenUsed/>
    <w:qFormat/>
    <w:rPr>
      <w:rFonts w:ascii="Courier New" w:eastAsia="Times New Roman" w:hAnsi="Courier New" w:cs="Courier New"/>
      <w:sz w:val="20"/>
      <w:szCs w:val="20"/>
    </w:rPr>
  </w:style>
  <w:style w:type="paragraph" w:styleId="HTML0">
    <w:name w:val="HTML Preformatted"/>
    <w:basedOn w:val="a"/>
    <w:link w:val="HTML1"/>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character" w:styleId="af1">
    <w:name w:val="Strong"/>
    <w:basedOn w:val="a0"/>
    <w:uiPriority w:val="22"/>
    <w:qFormat/>
    <w:rPr>
      <w:b/>
      <w:bCs/>
    </w:rPr>
  </w:style>
  <w:style w:type="character" w:customStyle="1" w:styleId="ac">
    <w:name w:val="尾注文本 字符"/>
    <w:basedOn w:val="a0"/>
    <w:link w:val="ab"/>
    <w:uiPriority w:val="99"/>
    <w:qFormat/>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character" w:customStyle="1" w:styleId="a5">
    <w:name w:val="批注文字 字符"/>
    <w:basedOn w:val="a0"/>
    <w:link w:val="a4"/>
    <w:uiPriority w:val="99"/>
    <w:qFormat/>
    <w:rPr>
      <w:kern w:val="2"/>
    </w:rPr>
  </w:style>
  <w:style w:type="character" w:customStyle="1" w:styleId="a7">
    <w:name w:val="批注主题 字符"/>
    <w:basedOn w:val="a5"/>
    <w:link w:val="a6"/>
    <w:uiPriority w:val="99"/>
    <w:semiHidden/>
    <w:qFormat/>
    <w:rPr>
      <w:b/>
      <w:bCs/>
      <w:kern w:val="2"/>
    </w:rPr>
  </w:style>
  <w:style w:type="character" w:customStyle="1" w:styleId="a9">
    <w:name w:val="日期 字符"/>
    <w:basedOn w:val="a0"/>
    <w:link w:val="a8"/>
    <w:uiPriority w:val="99"/>
    <w:semiHidden/>
    <w:qFormat/>
    <w:rPr>
      <w:kern w:val="2"/>
      <w:sz w:val="21"/>
      <w:szCs w:val="22"/>
    </w:rPr>
  </w:style>
  <w:style w:type="character" w:customStyle="1" w:styleId="50">
    <w:name w:val="标题 5 字符"/>
    <w:basedOn w:val="a0"/>
    <w:link w:val="5"/>
    <w:uiPriority w:val="9"/>
    <w:qFormat/>
    <w:rPr>
      <w:rFonts w:ascii="Times New Roman" w:eastAsia="Times New Roman" w:hAnsi="Times New Roman" w:cs="Times New Roman"/>
      <w:b/>
      <w:bCs/>
    </w:rPr>
  </w:style>
  <w:style w:type="character" w:customStyle="1" w:styleId="mord">
    <w:name w:val="mord"/>
    <w:basedOn w:val="a0"/>
    <w:qFormat/>
  </w:style>
  <w:style w:type="character" w:customStyle="1" w:styleId="mbin">
    <w:name w:val="mbin"/>
    <w:basedOn w:val="a0"/>
    <w:qFormat/>
  </w:style>
  <w:style w:type="character" w:customStyle="1" w:styleId="mopen">
    <w:name w:val="mopen"/>
    <w:basedOn w:val="a0"/>
    <w:qFormat/>
  </w:style>
  <w:style w:type="character" w:customStyle="1" w:styleId="mpunct">
    <w:name w:val="mpunct"/>
    <w:basedOn w:val="a0"/>
    <w:qFormat/>
  </w:style>
  <w:style w:type="character" w:customStyle="1" w:styleId="mclose">
    <w:name w:val="mclose"/>
    <w:basedOn w:val="a0"/>
    <w:qFormat/>
  </w:style>
  <w:style w:type="character" w:customStyle="1" w:styleId="mrel">
    <w:name w:val="mrel"/>
    <w:basedOn w:val="a0"/>
    <w:qFormat/>
  </w:style>
  <w:style w:type="character" w:customStyle="1" w:styleId="HTML1">
    <w:name w:val="HTML 预设格式 字符"/>
    <w:basedOn w:val="a0"/>
    <w:link w:val="HTML0"/>
    <w:uiPriority w:val="99"/>
    <w:semiHidden/>
    <w:qFormat/>
    <w:rPr>
      <w:rFonts w:ascii="Courier New" w:eastAsia="Times New Roman" w:hAnsi="Courier New" w:cs="Courier New"/>
    </w:rPr>
  </w:style>
  <w:style w:type="character" w:customStyle="1" w:styleId="vlist-s">
    <w:name w:val="vlist-s"/>
    <w:basedOn w:val="a0"/>
    <w:qFormat/>
  </w:style>
  <w:style w:type="character" w:customStyle="1" w:styleId="delimsizing">
    <w:name w:val="delimsizing"/>
    <w:basedOn w:val="a0"/>
    <w:qFormat/>
  </w:style>
  <w:style w:type="character" w:customStyle="1" w:styleId="mop">
    <w:name w:val="mop"/>
    <w:basedOn w:val="a0"/>
    <w:qFormat/>
  </w:style>
  <w:style w:type="character" w:customStyle="1" w:styleId="block-paste-placeholder">
    <w:name w:val="block-paste-placeholder"/>
    <w:basedOn w:val="a0"/>
    <w:qFormat/>
  </w:style>
  <w:style w:type="character" w:styleId="af2">
    <w:name w:val="Placeholder Text"/>
    <w:basedOn w:val="a0"/>
    <w:uiPriority w:val="99"/>
    <w:unhideWhenUsed/>
    <w:qFormat/>
    <w:rPr>
      <w:color w:val="808080"/>
    </w:rPr>
  </w:style>
  <w:style w:type="paragraph" w:customStyle="1" w:styleId="1">
    <w:name w:val="修订1"/>
    <w:hidden/>
    <w:uiPriority w:val="99"/>
    <w:semiHidden/>
    <w:qFormat/>
    <w:rPr>
      <w:rFonts w:asciiTheme="minorHAnsi" w:eastAsiaTheme="minorEastAsia" w:hAnsiTheme="minorHAnsi" w:cstheme="minorBidi"/>
      <w:kern w:val="2"/>
      <w:sz w:val="21"/>
      <w:szCs w:val="22"/>
    </w:rPr>
  </w:style>
  <w:style w:type="paragraph" w:customStyle="1" w:styleId="2">
    <w:name w:val="修订2"/>
    <w:hidden/>
    <w:uiPriority w:val="99"/>
    <w:semiHidden/>
    <w:rPr>
      <w:rFonts w:asciiTheme="minorHAnsi" w:eastAsiaTheme="minorEastAsia" w:hAnsiTheme="minorHAnsi" w:cstheme="minorBidi"/>
      <w:kern w:val="2"/>
      <w:sz w:val="21"/>
      <w:szCs w:val="22"/>
    </w:rPr>
  </w:style>
  <w:style w:type="paragraph" w:styleId="af3">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987D1BA6-6AC4-4CB7-8250-88EB3042E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7551</Words>
  <Characters>44556</Characters>
  <Application>Microsoft Office Word</Application>
  <DocSecurity>0</DocSecurity>
  <Lines>742</Lines>
  <Paragraphs>173</Paragraphs>
  <ScaleCrop>false</ScaleCrop>
  <Company/>
  <LinksUpToDate>false</LinksUpToDate>
  <CharactersWithSpaces>51934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a13021223238@outlook.com</dc:creator>
  <cp:lastModifiedBy>a563</cp:lastModifiedBy>
  <cp:revision>2</cp:revision>
  <cp:lastPrinted>2025-11-15T07:36:00Z</cp:lastPrinted>
  <dcterms:created xsi:type="dcterms:W3CDTF">2026-07-30T12:44:00Z</dcterms:created>
  <dcterms:modified xsi:type="dcterms:W3CDTF">2026-07-30T12:44:00Z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eyJoZGlkIjoiNjdhYTFiZDUyYTNhNGQxMDc5ZmRlODY4N2M3YzE1MDAiLCJ1c2VySWQiOiIxNDg2NzA1NzIyIn0=</vt:lpwstr>
  </property>
  <property fmtid="{D5CDD505-2E9C-101B-9397-08002B2CF9AE}" pid="3" name="KSOProductBuildVer">
    <vt:lpwstr>1033-12.1.25895.25895</vt:lpwstr>
  </property>
  <property fmtid="{D5CDD505-2E9C-101B-9397-08002B2CF9AE}" pid="4" name="ICV">
    <vt:lpwstr>F235513D00776230106B696AC3E9C006_43</vt:lpwstr>
  </property>
</Properties>
</file>